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FCD2" w14:textId="3D958D1B" w:rsidR="002223B8" w:rsidDel="00916F4D" w:rsidRDefault="002223B8" w:rsidP="002223B8">
      <w:pPr>
        <w:rPr>
          <w:del w:id="0" w:author="菅原 雄太" w:date="2025-06-24T15:56:00Z" w16du:dateUtc="2025-06-24T06:56:00Z"/>
          <w:rFonts w:ascii="ＭＳ ゴシック" w:eastAsia="ＭＳ ゴシック" w:hAnsi="ＭＳ ゴシック"/>
          <w:b/>
          <w:bCs/>
          <w:sz w:val="24"/>
        </w:rPr>
      </w:pPr>
      <w:bookmarkStart w:id="1" w:name="_Hlk200801216"/>
      <w:del w:id="2" w:author="菅原 雄太" w:date="2025-06-24T15:56:00Z" w16du:dateUtc="2025-06-24T06:56:00Z">
        <w:r w:rsidDel="00916F4D">
          <w:rPr>
            <w:rFonts w:ascii="ＭＳ ゴシック" w:eastAsia="ＭＳ ゴシック" w:hAnsi="ＭＳ ゴシック" w:hint="eastAsia"/>
            <w:b/>
            <w:bCs/>
            <w:sz w:val="24"/>
          </w:rPr>
          <w:delText>POL野尻先生インタビュー第1回　人は背中から老いていく…大学病院医師が警告｢死亡リスク2倍</w:delText>
        </w:r>
        <w:r w:rsidR="00D8704C" w:rsidDel="00916F4D">
          <w:rPr>
            <w:rFonts w:ascii="ＭＳ ゴシック" w:eastAsia="ＭＳ ゴシック" w:hAnsi="ＭＳ ゴシック" w:hint="eastAsia"/>
            <w:b/>
            <w:bCs/>
            <w:sz w:val="24"/>
          </w:rPr>
          <w:delText>の</w:delText>
        </w:r>
        <w:r w:rsidR="00A657D0" w:rsidDel="00916F4D">
          <w:rPr>
            <w:rFonts w:ascii="ＭＳ ゴシック" w:eastAsia="ＭＳ ゴシック" w:hAnsi="ＭＳ ゴシック" w:hint="eastAsia"/>
            <w:b/>
            <w:bCs/>
            <w:sz w:val="24"/>
          </w:rPr>
          <w:delText>衝撃～</w:delText>
        </w:r>
        <w:r w:rsidDel="00916F4D">
          <w:rPr>
            <w:rFonts w:ascii="ＭＳ ゴシック" w:eastAsia="ＭＳ ゴシック" w:hAnsi="ＭＳ ゴシック" w:hint="eastAsia"/>
            <w:b/>
            <w:bCs/>
            <w:sz w:val="24"/>
          </w:rPr>
          <w:delText>“背中の老い”の恐ろしさ｣</w:delText>
        </w:r>
      </w:del>
    </w:p>
    <w:bookmarkEnd w:id="1"/>
    <w:p w14:paraId="1E5AD3AE" w14:textId="77777777" w:rsidR="002223B8" w:rsidDel="00916F4D" w:rsidRDefault="002223B8" w:rsidP="002223B8">
      <w:pPr>
        <w:rPr>
          <w:del w:id="3" w:author="菅原 雄太" w:date="2025-06-24T15:56:00Z" w16du:dateUtc="2025-06-24T06:56:00Z"/>
        </w:rPr>
      </w:pPr>
    </w:p>
    <w:p w14:paraId="7B7FDF1A" w14:textId="2257A39F" w:rsidR="00CE0FC8" w:rsidRDefault="00CE0FC8" w:rsidP="002223B8">
      <w:r>
        <w:rPr>
          <w:rFonts w:hint="eastAsia"/>
        </w:rPr>
        <w:t>・タイトル</w:t>
      </w:r>
    </w:p>
    <w:p w14:paraId="68CCC948" w14:textId="6165F97C" w:rsidR="00DA2340" w:rsidDel="00535B9D" w:rsidRDefault="00120C1C" w:rsidP="002223B8">
      <w:pPr>
        <w:rPr>
          <w:del w:id="4" w:author="菅原 雄太" w:date="2025-06-24T15:45:00Z" w16du:dateUtc="2025-06-24T06:45:00Z"/>
        </w:rPr>
      </w:pPr>
      <w:del w:id="5" w:author="菅原 雄太" w:date="2025-06-24T15:45:00Z" w16du:dateUtc="2025-06-24T06:45:00Z">
        <w:r w:rsidRPr="00120C1C" w:rsidDel="00535B9D">
          <w:rPr>
            <w:rFonts w:hint="eastAsia"/>
          </w:rPr>
          <w:delText>見た目がヨボヨボになり死亡率も</w:delText>
        </w:r>
        <w:r w:rsidRPr="00120C1C" w:rsidDel="00535B9D">
          <w:delText>2倍に…専門医が｢老いはここから始まる｣と指摘する“長寿を司る体の部位”</w:delText>
        </w:r>
      </w:del>
    </w:p>
    <w:p w14:paraId="1DFF2913" w14:textId="2985851F" w:rsidR="003E415A" w:rsidDel="00535B9D" w:rsidRDefault="00026D20" w:rsidP="002223B8">
      <w:pPr>
        <w:rPr>
          <w:del w:id="6" w:author="菅原 雄太" w:date="2025-06-24T15:45:00Z" w16du:dateUtc="2025-06-24T06:45:00Z"/>
        </w:rPr>
      </w:pPr>
      <w:del w:id="7" w:author="菅原 雄太" w:date="2025-06-24T15:45:00Z" w16du:dateUtc="2025-06-24T06:45:00Z">
        <w:r w:rsidRPr="00026D20" w:rsidDel="00535B9D">
          <w:rPr>
            <w:rFonts w:hint="eastAsia"/>
          </w:rPr>
          <w:delText>｢背中の丸まり｣が強い人は早死する…専門医が｢ウォーキングよりも効果的｣だと語る“背中ヨボヨボ”の予防法</w:delText>
        </w:r>
      </w:del>
    </w:p>
    <w:p w14:paraId="26556FDB" w14:textId="432BEF27" w:rsidR="00D47305" w:rsidRDefault="00D47305" w:rsidP="002223B8">
      <w:r>
        <w:rPr>
          <w:rFonts w:hint="eastAsia"/>
        </w:rPr>
        <w:t>｢</w:t>
      </w:r>
      <w:r w:rsidRPr="00D47305">
        <w:rPr>
          <w:rFonts w:hint="eastAsia"/>
        </w:rPr>
        <w:t>老けて見える</w:t>
      </w:r>
      <w:r>
        <w:rPr>
          <w:rFonts w:hint="eastAsia"/>
        </w:rPr>
        <w:t>｣</w:t>
      </w:r>
      <w:r w:rsidRPr="00D47305">
        <w:rPr>
          <w:rFonts w:hint="eastAsia"/>
        </w:rPr>
        <w:t>だけじゃない…｢死亡リスク</w:t>
      </w:r>
      <w:r w:rsidRPr="00D47305">
        <w:t>2倍になる｣大学病院医師が警告する“</w:t>
      </w:r>
      <w:ins w:id="8" w:author="菅原 雄太" w:date="2025-06-24T15:39:00Z" w16du:dateUtc="2025-06-24T06:39:00Z">
        <w:r w:rsidR="006E382A">
          <w:rPr>
            <w:rFonts w:hint="eastAsia"/>
          </w:rPr>
          <w:t>丸まった</w:t>
        </w:r>
      </w:ins>
      <w:r w:rsidRPr="00D47305">
        <w:t>背中</w:t>
      </w:r>
      <w:del w:id="9" w:author="菅原 雄太" w:date="2025-06-24T15:39:00Z" w16du:dateUtc="2025-06-24T06:39:00Z">
        <w:r w:rsidRPr="00D47305" w:rsidDel="006E382A">
          <w:delText>の丸まり</w:delText>
        </w:r>
      </w:del>
      <w:r w:rsidRPr="00D47305">
        <w:t>”の深刻な代償</w:t>
      </w:r>
    </w:p>
    <w:p w14:paraId="2D95F8C9" w14:textId="77777777" w:rsidR="00CE0FC8" w:rsidRDefault="00CE0FC8" w:rsidP="002223B8"/>
    <w:p w14:paraId="64BC81BD" w14:textId="79355D52" w:rsidR="00CE0FC8" w:rsidRDefault="00CE0FC8" w:rsidP="002223B8">
      <w:r>
        <w:rPr>
          <w:rFonts w:hint="eastAsia"/>
        </w:rPr>
        <w:t>・サブタイトル</w:t>
      </w:r>
    </w:p>
    <w:p w14:paraId="22F9CCBA" w14:textId="24279771" w:rsidR="00D47305" w:rsidRDefault="00A77EF9" w:rsidP="002223B8">
      <w:r>
        <w:rPr>
          <w:rFonts w:hint="eastAsia"/>
        </w:rPr>
        <w:t>気付かぬうちに老化が進行し、</w:t>
      </w:r>
      <w:r w:rsidR="00E515C3">
        <w:rPr>
          <w:rFonts w:hint="eastAsia"/>
        </w:rPr>
        <w:t>呼吸・内臓・神経にまで影響を与える</w:t>
      </w:r>
    </w:p>
    <w:p w14:paraId="758D765A" w14:textId="044BED1F" w:rsidR="00EF47A1" w:rsidDel="00535B9D" w:rsidRDefault="00EF47A1" w:rsidP="002223B8">
      <w:pPr>
        <w:rPr>
          <w:del w:id="10" w:author="菅原 雄太" w:date="2025-06-24T15:45:00Z" w16du:dateUtc="2025-06-24T06:45:00Z"/>
        </w:rPr>
      </w:pPr>
      <w:del w:id="11" w:author="菅原 雄太" w:date="2025-06-24T15:45:00Z" w16du:dateUtc="2025-06-24T06:45:00Z">
        <w:r w:rsidDel="00535B9D">
          <w:rPr>
            <w:rFonts w:hint="eastAsia"/>
          </w:rPr>
          <w:delText>80代でもシャキッと歩ける人はこれを続けている</w:delText>
        </w:r>
      </w:del>
    </w:p>
    <w:p w14:paraId="0AD2584A" w14:textId="46A5D41B" w:rsidR="00120C1C" w:rsidDel="00535B9D" w:rsidRDefault="00032447" w:rsidP="002223B8">
      <w:pPr>
        <w:rPr>
          <w:del w:id="12" w:author="菅原 雄太" w:date="2025-06-24T15:45:00Z" w16du:dateUtc="2025-06-24T06:45:00Z"/>
        </w:rPr>
      </w:pPr>
      <w:del w:id="13" w:author="菅原 雄太" w:date="2025-06-24T15:45:00Z" w16du:dateUtc="2025-06-24T06:45:00Z">
        <w:r w:rsidDel="00535B9D">
          <w:rPr>
            <w:rFonts w:hint="eastAsia"/>
          </w:rPr>
          <w:delText>歩幅が狭まり、段差でつまづくようになったら危険信号</w:delText>
        </w:r>
      </w:del>
    </w:p>
    <w:p w14:paraId="5D2773E8" w14:textId="77777777" w:rsidR="00032447" w:rsidRDefault="00032447" w:rsidP="002223B8"/>
    <w:p w14:paraId="291D7CB5" w14:textId="453FE55E" w:rsidR="00CE0FC8" w:rsidRDefault="00CE0FC8" w:rsidP="002223B8">
      <w:pPr>
        <w:rPr>
          <w:ins w:id="14" w:author="利明 梁川" w:date="2025-06-24T13:48:00Z" w16du:dateUtc="2025-06-24T04:48:00Z"/>
        </w:rPr>
      </w:pPr>
      <w:r>
        <w:rPr>
          <w:rFonts w:hint="eastAsia"/>
        </w:rPr>
        <w:t>・リード</w:t>
      </w:r>
    </w:p>
    <w:p w14:paraId="7E142DC6" w14:textId="214D5FCC" w:rsidR="005014A8" w:rsidRPr="00D47305" w:rsidDel="00535B9D" w:rsidRDefault="005014A8" w:rsidP="002223B8">
      <w:pPr>
        <w:rPr>
          <w:del w:id="15" w:author="菅原 雄太" w:date="2025-06-24T15:53:00Z" w16du:dateUtc="2025-06-24T06:53:00Z"/>
        </w:rPr>
      </w:pPr>
      <w:ins w:id="16" w:author="利明 梁川" w:date="2025-06-24T13:48:00Z" w16du:dateUtc="2025-06-24T04:48:00Z">
        <w:r>
          <w:rPr>
            <w:rFonts w:hint="eastAsia"/>
          </w:rPr>
          <w:t>老後を健康に過ごすためにはどんなことに</w:t>
        </w:r>
      </w:ins>
      <w:r w:rsidR="00EF5051">
        <w:rPr>
          <w:rFonts w:hint="eastAsia"/>
        </w:rPr>
        <w:t>注意</w:t>
      </w:r>
      <w:ins w:id="17" w:author="利明 梁川" w:date="2025-06-24T13:48:00Z" w16du:dateUtc="2025-06-24T04:48:00Z">
        <w:r>
          <w:rPr>
            <w:rFonts w:hint="eastAsia"/>
          </w:rPr>
          <w:t>すればいい</w:t>
        </w:r>
      </w:ins>
      <w:ins w:id="18" w:author="菅原 雄太" w:date="2025-06-24T15:46:00Z" w16du:dateUtc="2025-06-24T06:46:00Z">
        <w:r w:rsidR="00535B9D">
          <w:rPr>
            <w:rFonts w:hint="eastAsia"/>
          </w:rPr>
          <w:t>の</w:t>
        </w:r>
      </w:ins>
      <w:ins w:id="19" w:author="利明 梁川" w:date="2025-06-24T13:48:00Z" w16du:dateUtc="2025-06-24T04:48:00Z">
        <w:r>
          <w:rPr>
            <w:rFonts w:hint="eastAsia"/>
          </w:rPr>
          <w:t>か。</w:t>
        </w:r>
      </w:ins>
      <w:r w:rsidR="0063672F" w:rsidRPr="0063672F">
        <w:rPr>
          <w:rFonts w:hint="eastAsia"/>
        </w:rPr>
        <w:t>『人は背中から老いていく</w:t>
      </w:r>
      <w:del w:id="20" w:author="菅原 雄太" w:date="2025-06-24T15:51:00Z" w16du:dateUtc="2025-06-24T06:51:00Z">
        <w:r w:rsidR="0063672F" w:rsidRPr="0063672F" w:rsidDel="00535B9D">
          <w:rPr>
            <w:rFonts w:hint="eastAsia"/>
          </w:rPr>
          <w:delText xml:space="preserve">　丸まった背中の改善が、「動ける体」のはじまり</w:delText>
        </w:r>
      </w:del>
      <w:r w:rsidR="0063672F" w:rsidRPr="0063672F">
        <w:rPr>
          <w:rFonts w:hint="eastAsia"/>
        </w:rPr>
        <w:t>』（アスコム）</w:t>
      </w:r>
      <w:r w:rsidR="00DB0DB8">
        <w:rPr>
          <w:rFonts w:hint="eastAsia"/>
        </w:rPr>
        <w:t>を書いた、</w:t>
      </w:r>
      <w:ins w:id="21" w:author="菅原 雄太" w:date="2025-06-24T15:47:00Z" w16du:dateUtc="2025-06-24T06:47:00Z">
        <w:r w:rsidR="00535B9D">
          <w:rPr>
            <w:rFonts w:hint="eastAsia"/>
          </w:rPr>
          <w:t>医師で、</w:t>
        </w:r>
      </w:ins>
      <w:ins w:id="22" w:author="利明 梁川" w:date="2025-06-24T13:49:00Z" w16du:dateUtc="2025-06-24T04:49:00Z">
        <w:r w:rsidR="00271570" w:rsidRPr="002223B8">
          <w:t>順天堂大学</w:t>
        </w:r>
      </w:ins>
      <w:ins w:id="23" w:author="菅原 雄太" w:date="2025-06-24T15:47:00Z" w16du:dateUtc="2025-06-24T06:47:00Z">
        <w:r w:rsidR="00535B9D">
          <w:rPr>
            <w:rFonts w:hint="eastAsia"/>
          </w:rPr>
          <w:t>医学部</w:t>
        </w:r>
      </w:ins>
      <w:ins w:id="24" w:author="利明 梁川" w:date="2025-06-24T13:49:00Z" w16du:dateUtc="2025-06-24T04:49:00Z">
        <w:r w:rsidR="00271570" w:rsidRPr="002223B8">
          <w:t>の野尻英俊</w:t>
        </w:r>
      </w:ins>
      <w:ins w:id="25" w:author="菅原 雄太" w:date="2025-06-24T15:49:00Z" w16du:dateUtc="2025-06-24T06:49:00Z">
        <w:r w:rsidR="00535B9D">
          <w:rPr>
            <w:rFonts w:hint="eastAsia"/>
          </w:rPr>
          <w:t>先任</w:t>
        </w:r>
      </w:ins>
      <w:ins w:id="26" w:author="利明 梁川" w:date="2025-06-24T13:49:00Z" w16du:dateUtc="2025-06-24T04:49:00Z">
        <w:r w:rsidR="00271570" w:rsidRPr="002223B8">
          <w:t>准教授</w:t>
        </w:r>
        <w:r w:rsidR="00271570">
          <w:rPr>
            <w:rFonts w:hint="eastAsia"/>
          </w:rPr>
          <w:t>は「</w:t>
        </w:r>
      </w:ins>
      <w:ins w:id="27" w:author="菅原 雄太" w:date="2025-06-24T15:51:00Z" w16du:dateUtc="2025-06-24T06:51:00Z">
        <w:r w:rsidR="00535B9D">
          <w:rPr>
            <w:rFonts w:hint="eastAsia"/>
          </w:rPr>
          <w:t>背中の老化に注意したほうがいい。</w:t>
        </w:r>
      </w:ins>
      <w:ins w:id="28" w:author="菅原 雄太" w:date="2025-06-24T15:52:00Z" w16du:dateUtc="2025-06-24T06:52:00Z">
        <w:r w:rsidR="00535B9D">
          <w:rPr>
            <w:rFonts w:hint="eastAsia"/>
          </w:rPr>
          <w:t>特に</w:t>
        </w:r>
      </w:ins>
      <w:ins w:id="29" w:author="利明 梁川" w:date="2025-06-24T13:49:00Z" w16du:dateUtc="2025-06-24T04:49:00Z">
        <w:del w:id="30" w:author="菅原 雄太" w:date="2025-06-24T15:52:00Z" w16du:dateUtc="2025-06-24T06:52:00Z">
          <w:r w:rsidR="00F010CB" w:rsidDel="00535B9D">
            <w:rPr>
              <w:rFonts w:hint="eastAsia"/>
            </w:rPr>
            <w:delText>背中の</w:delText>
          </w:r>
        </w:del>
        <w:r w:rsidR="00F010CB">
          <w:rPr>
            <w:rFonts w:hint="eastAsia"/>
          </w:rPr>
          <w:t>丸ま</w:t>
        </w:r>
      </w:ins>
      <w:ins w:id="31" w:author="菅原 雄太" w:date="2025-06-24T15:52:00Z" w16du:dateUtc="2025-06-24T06:52:00Z">
        <w:r w:rsidR="00535B9D">
          <w:rPr>
            <w:rFonts w:hint="eastAsia"/>
          </w:rPr>
          <w:t>った背中</w:t>
        </w:r>
      </w:ins>
      <w:ins w:id="32" w:author="菅原 雄太" w:date="2025-06-24T15:55:00Z" w16du:dateUtc="2025-06-24T06:55:00Z">
        <w:r w:rsidR="00535B9D">
          <w:rPr>
            <w:rFonts w:hint="eastAsia"/>
          </w:rPr>
          <w:t>が</w:t>
        </w:r>
      </w:ins>
      <w:ins w:id="33" w:author="菅原 雄太" w:date="2025-06-24T15:52:00Z" w16du:dateUtc="2025-06-24T06:52:00Z">
        <w:r w:rsidR="00535B9D">
          <w:rPr>
            <w:rFonts w:hint="eastAsia"/>
          </w:rPr>
          <w:t>健康寿命</w:t>
        </w:r>
      </w:ins>
      <w:ins w:id="34" w:author="菅原 雄太" w:date="2025-06-24T15:54:00Z" w16du:dateUtc="2025-06-24T06:54:00Z">
        <w:r w:rsidR="00535B9D">
          <w:rPr>
            <w:rFonts w:hint="eastAsia"/>
          </w:rPr>
          <w:t>に影響を与える</w:t>
        </w:r>
      </w:ins>
      <w:ins w:id="35" w:author="菅原 雄太" w:date="2025-06-24T15:55:00Z" w16du:dateUtc="2025-06-24T06:55:00Z">
        <w:r w:rsidR="00916F4D">
          <w:rPr>
            <w:rFonts w:hint="eastAsia"/>
          </w:rPr>
          <w:t>ことが、さまざまな研究から明らかになっている</w:t>
        </w:r>
      </w:ins>
      <w:ins w:id="36" w:author="菅原 雄太" w:date="2025-06-24T15:52:00Z" w16du:dateUtc="2025-06-24T06:52:00Z">
        <w:r w:rsidR="00535B9D">
          <w:rPr>
            <w:rFonts w:hint="eastAsia"/>
          </w:rPr>
          <w:t>」という――。</w:t>
        </w:r>
      </w:ins>
      <w:ins w:id="37" w:author="利明 梁川" w:date="2025-06-24T13:49:00Z" w16du:dateUtc="2025-06-24T04:49:00Z">
        <w:del w:id="38" w:author="菅原 雄太" w:date="2025-06-24T15:52:00Z" w16du:dateUtc="2025-06-24T06:52:00Z">
          <w:r w:rsidR="00F010CB" w:rsidDel="00535B9D">
            <w:rPr>
              <w:rFonts w:hint="eastAsia"/>
            </w:rPr>
            <w:delText>りに注意したほうが</w:delText>
          </w:r>
        </w:del>
        <w:del w:id="39" w:author="菅原 雄太" w:date="2025-06-24T15:50:00Z" w16du:dateUtc="2025-06-24T06:50:00Z">
          <w:r w:rsidR="00F010CB" w:rsidDel="00535B9D">
            <w:rPr>
              <w:rFonts w:hint="eastAsia"/>
            </w:rPr>
            <w:delText>良</w:delText>
          </w:r>
        </w:del>
        <w:del w:id="40" w:author="菅原 雄太" w:date="2025-06-24T15:52:00Z" w16du:dateUtc="2025-06-24T06:52:00Z">
          <w:r w:rsidR="00F010CB" w:rsidDel="00535B9D">
            <w:rPr>
              <w:rFonts w:hint="eastAsia"/>
            </w:rPr>
            <w:delText>い。</w:delText>
          </w:r>
        </w:del>
      </w:ins>
      <w:del w:id="41" w:author="菅原 雄太" w:date="2025-06-24T15:53:00Z" w16du:dateUtc="2025-06-24T06:53:00Z">
        <w:r w:rsidR="0050087A" w:rsidDel="00535B9D">
          <w:rPr>
            <w:rFonts w:hint="eastAsia"/>
          </w:rPr>
          <w:delText>複数</w:delText>
        </w:r>
      </w:del>
      <w:ins w:id="42" w:author="利明 梁川" w:date="2025-06-24T13:49:00Z" w16du:dateUtc="2025-06-24T04:49:00Z">
        <w:del w:id="43" w:author="菅原 雄太" w:date="2025-06-24T15:53:00Z" w16du:dateUtc="2025-06-24T06:53:00Z">
          <w:r w:rsidR="00F010CB" w:rsidDel="00535B9D">
            <w:rPr>
              <w:rFonts w:hint="eastAsia"/>
            </w:rPr>
            <w:delText>の研究によると、背中の丸まりが強い高齢者は、そうでない人に比べて死亡リスクが約2倍に上昇する</w:delText>
          </w:r>
        </w:del>
      </w:ins>
      <w:ins w:id="44" w:author="利明 梁川" w:date="2025-06-24T13:50:00Z" w16du:dateUtc="2025-06-24T04:50:00Z">
        <w:del w:id="45" w:author="菅原 雄太" w:date="2025-06-24T15:53:00Z" w16du:dateUtc="2025-06-24T06:53:00Z">
          <w:r w:rsidR="000A5D70" w:rsidDel="00535B9D">
            <w:rPr>
              <w:rFonts w:hint="eastAsia"/>
            </w:rPr>
            <w:delText>という。背骨を支える筋肉を鍛えるためにも、少しずつでいいから運動を続けたほうが良い」</w:delText>
          </w:r>
        </w:del>
      </w:ins>
      <w:ins w:id="46" w:author="利明 梁川" w:date="2025-06-24T13:51:00Z" w16du:dateUtc="2025-06-24T04:51:00Z">
        <w:del w:id="47" w:author="菅原 雄太" w:date="2025-06-24T15:53:00Z" w16du:dateUtc="2025-06-24T06:53:00Z">
          <w:r w:rsidR="000A5D70" w:rsidDel="00535B9D">
            <w:rPr>
              <w:rFonts w:hint="eastAsia"/>
            </w:rPr>
            <w:delText>という。</w:delText>
          </w:r>
        </w:del>
      </w:ins>
    </w:p>
    <w:p w14:paraId="7929AB0B" w14:textId="14F99BD9" w:rsidR="00216644" w:rsidRDefault="00216644">
      <w:del w:id="48" w:author="利明 梁川" w:date="2025-06-24T13:51:00Z" w16du:dateUtc="2025-06-24T04:51:00Z">
        <w:r w:rsidRPr="002223B8" w:rsidDel="003E415A">
          <w:delText>「人は背中から老いる」。順天堂大学の野尻英俊准教授は断言する。</w:delText>
        </w:r>
        <w:r w:rsidRPr="00216644" w:rsidDel="003E415A">
          <w:delText>背中の丸まりには</w:delText>
        </w:r>
        <w:r w:rsidDel="003E415A">
          <w:rPr>
            <w:rFonts w:hint="eastAsia"/>
          </w:rPr>
          <w:delText>「</w:delText>
        </w:r>
        <w:r w:rsidRPr="00216644" w:rsidDel="003E415A">
          <w:delText>死亡リスク2倍</w:delText>
        </w:r>
        <w:r w:rsidDel="003E415A">
          <w:rPr>
            <w:rFonts w:hint="eastAsia"/>
          </w:rPr>
          <w:delText>」</w:delText>
        </w:r>
        <w:r w:rsidRPr="00216644" w:rsidDel="003E415A">
          <w:delText>という衝撃的なデータがある。見た目の変化の裏に潜む、転倒・骨折・内臓機能低下といった</w:delText>
        </w:r>
        <w:r w:rsidDel="003E415A">
          <w:rPr>
            <w:rFonts w:hint="eastAsia"/>
          </w:rPr>
          <w:delText>「</w:delText>
        </w:r>
        <w:r w:rsidRPr="00216644" w:rsidDel="003E415A">
          <w:delText>命に関わる老化</w:delText>
        </w:r>
        <w:r w:rsidDel="003E415A">
          <w:rPr>
            <w:rFonts w:hint="eastAsia"/>
          </w:rPr>
          <w:delText>」</w:delText>
        </w:r>
        <w:r w:rsidRPr="00216644" w:rsidDel="003E415A">
          <w:delText>。大学病院医師が警告する背中の老いとは何か。そして私たちは、どうすればこの静かな危機に立ち向かえるのか──。</w:delText>
        </w:r>
        <w:r w:rsidR="00C406FA" w:rsidDel="003E415A">
          <w:rPr>
            <w:rFonts w:hint="eastAsia"/>
          </w:rPr>
          <w:delText>（</w:delText>
        </w:r>
        <w:r w:rsidRPr="002A4D69" w:rsidDel="003E415A">
          <w:rPr>
            <w:rFonts w:asciiTheme="minorEastAsia" w:hAnsiTheme="minorEastAsia"/>
          </w:rPr>
          <w:delText>聞き手・構成＝</w:delText>
        </w:r>
      </w:del>
      <w:r w:rsidRPr="002A4D69">
        <w:rPr>
          <w:rFonts w:asciiTheme="minorEastAsia" w:hAnsiTheme="minorEastAsia"/>
        </w:rPr>
        <w:t>医療・健康コミュニケーター高橋誠</w:t>
      </w:r>
      <w:ins w:id="49" w:author="利明 梁川" w:date="2025-06-24T13:51:00Z" w16du:dateUtc="2025-06-24T04:51:00Z">
        <w:r w:rsidR="003E415A">
          <w:rPr>
            <w:rFonts w:asciiTheme="minorEastAsia" w:hAnsiTheme="minorEastAsia" w:hint="eastAsia"/>
          </w:rPr>
          <w:t>さんが聞いた――。</w:t>
        </w:r>
      </w:ins>
      <w:del w:id="50" w:author="菅原 雄太" w:date="2025-06-24T15:56:00Z" w16du:dateUtc="2025-06-24T06:56:00Z">
        <w:r w:rsidR="0050087A" w:rsidDel="00916F4D">
          <w:rPr>
            <w:rFonts w:asciiTheme="minorEastAsia" w:hAnsiTheme="minorEastAsia" w:hint="eastAsia"/>
          </w:rPr>
          <w:delText>（前編／全2回）</w:delText>
        </w:r>
      </w:del>
      <w:del w:id="51" w:author="利明 梁川" w:date="2025-06-24T13:51:00Z" w16du:dateUtc="2025-06-24T04:51:00Z">
        <w:r w:rsidRPr="002A4D69" w:rsidDel="003E415A">
          <w:rPr>
            <w:rFonts w:asciiTheme="minorEastAsia" w:hAnsiTheme="minorEastAsia"/>
          </w:rPr>
          <w:delText>）</w:delText>
        </w:r>
      </w:del>
    </w:p>
    <w:p w14:paraId="6C49E82F" w14:textId="77777777" w:rsidR="002223B8" w:rsidRDefault="002223B8" w:rsidP="002223B8"/>
    <w:p w14:paraId="214EA758" w14:textId="22E207A5" w:rsidR="00E72A75" w:rsidRPr="00050713" w:rsidRDefault="00E65026" w:rsidP="00FF4EED">
      <w:ins w:id="52" w:author="利明 梁川" w:date="2025-06-24T11:14:00Z" w16du:dateUtc="2025-06-24T02:14:00Z">
        <w:r w:rsidRPr="00050713">
          <w:rPr>
            <w:rFonts w:hint="eastAsia"/>
          </w:rPr>
          <w:t>■</w:t>
        </w:r>
      </w:ins>
      <w:r w:rsidR="00050713" w:rsidRPr="00050713">
        <w:rPr>
          <w:rFonts w:hint="eastAsia"/>
        </w:rPr>
        <w:t>背中が</w:t>
      </w:r>
      <w:r w:rsidR="00050713">
        <w:rPr>
          <w:rFonts w:hint="eastAsia"/>
        </w:rPr>
        <w:t>丸くなると死亡リスクが</w:t>
      </w:r>
      <w:ins w:id="53" w:author="誠 高橋" w:date="2025-06-24T22:18:00Z" w16du:dateUtc="2025-06-24T13:18:00Z">
        <w:r w:rsidR="00722B6E">
          <w:rPr>
            <w:rFonts w:hint="eastAsia"/>
          </w:rPr>
          <w:t>約</w:t>
        </w:r>
      </w:ins>
      <w:r w:rsidR="00050713">
        <w:rPr>
          <w:rFonts w:hint="eastAsia"/>
        </w:rPr>
        <w:t>2倍になる</w:t>
      </w:r>
      <w:del w:id="54" w:author="利明 梁川" w:date="2025-06-24T11:14:00Z" w16du:dateUtc="2025-06-24T02:14:00Z">
        <w:r w:rsidR="00D8704C" w:rsidRPr="00050713" w:rsidDel="00E65026">
          <w:rPr>
            <w:rFonts w:hint="eastAsia"/>
          </w:rPr>
          <w:delText>背中が丸まる</w:delText>
        </w:r>
        <w:r w:rsidR="006D6300" w:rsidRPr="00050713" w:rsidDel="00E65026">
          <w:rPr>
            <w:rFonts w:hint="eastAsia"/>
          </w:rPr>
          <w:delText>と</w:delText>
        </w:r>
        <w:r w:rsidR="00D8704C" w:rsidRPr="00050713" w:rsidDel="00E65026">
          <w:rPr>
            <w:rFonts w:hint="eastAsia"/>
          </w:rPr>
          <w:delText>死亡リスク</w:delText>
        </w:r>
        <w:r w:rsidR="00D8704C" w:rsidRPr="00050713" w:rsidDel="00E65026">
          <w:delText>2倍の衝撃</w:delText>
        </w:r>
        <w:r w:rsidR="00D8704C" w:rsidRPr="00050713" w:rsidDel="00E65026">
          <w:rPr>
            <w:rFonts w:hint="eastAsia"/>
          </w:rPr>
          <w:delText>—</w:delText>
        </w:r>
        <w:r w:rsidR="006D6300" w:rsidRPr="00050713" w:rsidDel="00E65026">
          <w:rPr>
            <w:rFonts w:hint="eastAsia"/>
          </w:rPr>
          <w:delText>最新研究が示す深刻な危険</w:delText>
        </w:r>
      </w:del>
    </w:p>
    <w:p w14:paraId="6F6FBD69" w14:textId="77777777" w:rsidR="00E65026" w:rsidRDefault="00E65026" w:rsidP="00E65026"/>
    <w:p w14:paraId="46C1817B" w14:textId="6AAFA592" w:rsidR="00997398" w:rsidRDefault="00997398" w:rsidP="00E65026">
      <w:r>
        <w:rPr>
          <w:rFonts w:hint="eastAsia"/>
        </w:rPr>
        <w:t>背中が丸くなると、実際に死亡リスクが上がる──そんな衝撃的な事実をご存じでしょうか。</w:t>
      </w:r>
    </w:p>
    <w:p w14:paraId="7207376E" w14:textId="1F0C2736" w:rsidR="00F31D0E" w:rsidRDefault="00A730DA" w:rsidP="00F31D0E">
      <w:pPr>
        <w:rPr>
          <w:ins w:id="55" w:author="誠 高橋" w:date="2025-06-24T22:05:00Z" w16du:dateUtc="2025-06-24T13:05:00Z"/>
        </w:rPr>
      </w:pPr>
      <w:r>
        <w:rPr>
          <w:rFonts w:hint="eastAsia"/>
        </w:rPr>
        <w:t>「</w:t>
      </w:r>
      <w:r>
        <w:t>背中の丸まりが強い高齢者は、そうでない人に比べて死亡リスクが約1.44</w:t>
      </w:r>
      <w:del w:id="56" w:author="誠 高橋" w:date="2025-06-24T22:04:00Z" w16du:dateUtc="2025-06-24T13:04:00Z">
        <w:r w:rsidDel="00F31D0E">
          <w:rPr>
            <w:rFonts w:hint="eastAsia"/>
          </w:rPr>
          <w:delText>〜</w:delText>
        </w:r>
        <w:r w:rsidDel="00F31D0E">
          <w:delText>2.0</w:delText>
        </w:r>
      </w:del>
      <w:r>
        <w:t>倍に上昇する</w:t>
      </w:r>
      <w:r>
        <w:rPr>
          <w:rFonts w:hint="eastAsia"/>
        </w:rPr>
        <w:t>」</w:t>
      </w:r>
      <w:r w:rsidR="00DA3630">
        <w:rPr>
          <w:rFonts w:hint="eastAsia"/>
        </w:rPr>
        <w:t>――</w:t>
      </w:r>
      <w:r>
        <w:rPr>
          <w:rFonts w:hint="eastAsia"/>
        </w:rPr>
        <w:t>これは、</w:t>
      </w:r>
      <w:r w:rsidR="00997398">
        <w:t>2004年に</w:t>
      </w:r>
      <w:commentRangeStart w:id="57"/>
      <w:commentRangeStart w:id="58"/>
      <w:r w:rsidR="00997398">
        <w:t>『アメリカ老年医学会誌』</w:t>
      </w:r>
      <w:r>
        <w:rPr>
          <w:rFonts w:hint="eastAsia"/>
        </w:rPr>
        <w:t>の報告</w:t>
      </w:r>
      <w:commentRangeEnd w:id="57"/>
      <w:r w:rsidR="00916F4D">
        <w:rPr>
          <w:rStyle w:val="af0"/>
        </w:rPr>
        <w:commentReference w:id="57"/>
      </w:r>
      <w:commentRangeEnd w:id="58"/>
      <w:r w:rsidR="00916F4D">
        <w:rPr>
          <w:rStyle w:val="af0"/>
        </w:rPr>
        <w:commentReference w:id="58"/>
      </w:r>
      <w:r>
        <w:rPr>
          <w:rFonts w:hint="eastAsia"/>
        </w:rPr>
        <w:t>です。</w:t>
      </w:r>
      <w:r w:rsidR="00997398">
        <w:t>年齢、性別、骨粗しょう症の有無、喫煙歴、体重、運動習慣、肺機能などを考慮しても、このリスクの高さは変わりませんでした。</w:t>
      </w:r>
    </w:p>
    <w:p w14:paraId="718B5AA4" w14:textId="19E67631" w:rsidR="00F31D0E" w:rsidRDefault="00F31D0E" w:rsidP="00F31D0E">
      <w:ins w:id="59" w:author="誠 高橋" w:date="2025-06-24T22:05:00Z" w16du:dateUtc="2025-06-24T13:05:00Z">
        <w:r>
          <w:t>https://pubmed.ncbi.nlm.nih.gov/15450042/</w:t>
        </w:r>
      </w:ins>
    </w:p>
    <w:p w14:paraId="342AE325" w14:textId="77777777" w:rsidR="00997398" w:rsidRDefault="00997398" w:rsidP="00997398"/>
    <w:p w14:paraId="79E29C51" w14:textId="77777777" w:rsidR="00F31D0E" w:rsidRDefault="00997398" w:rsidP="00F31D0E">
      <w:pPr>
        <w:rPr>
          <w:ins w:id="60" w:author="誠 高橋" w:date="2025-06-24T22:07:00Z" w16du:dateUtc="2025-06-24T13:07:00Z"/>
        </w:rPr>
      </w:pPr>
      <w:r>
        <w:rPr>
          <w:rFonts w:hint="eastAsia"/>
        </w:rPr>
        <w:t>さらに</w:t>
      </w:r>
      <w:r>
        <w:t>2009年には、アメリカ内科学会の医学誌</w:t>
      </w:r>
      <w:commentRangeStart w:id="61"/>
      <w:r>
        <w:t>『アナルズ・オブ・インターナル・メディシン』</w:t>
      </w:r>
      <w:commentRangeEnd w:id="61"/>
      <w:r w:rsidR="00916F4D">
        <w:rPr>
          <w:rStyle w:val="af0"/>
        </w:rPr>
        <w:commentReference w:id="61"/>
      </w:r>
      <w:r>
        <w:t>も同様</w:t>
      </w:r>
      <w:r w:rsidR="003A265A">
        <w:rPr>
          <w:rFonts w:hint="eastAsia"/>
        </w:rPr>
        <w:t>に死亡リスク</w:t>
      </w:r>
      <w:del w:id="62" w:author="誠 高橋" w:date="2025-06-24T22:05:00Z" w16du:dateUtc="2025-06-24T13:05:00Z">
        <w:r w:rsidR="003A265A" w:rsidDel="00F31D0E">
          <w:rPr>
            <w:rFonts w:hint="eastAsia"/>
          </w:rPr>
          <w:delText>2</w:delText>
        </w:r>
      </w:del>
      <w:ins w:id="63" w:author="誠 高橋" w:date="2025-06-24T22:05:00Z" w16du:dateUtc="2025-06-24T13:05:00Z">
        <w:r w:rsidR="00F31D0E">
          <w:rPr>
            <w:rFonts w:hint="eastAsia"/>
          </w:rPr>
          <w:t>1.58</w:t>
        </w:r>
      </w:ins>
      <w:r w:rsidR="003A265A">
        <w:rPr>
          <w:rFonts w:hint="eastAsia"/>
        </w:rPr>
        <w:t>倍と</w:t>
      </w:r>
      <w:r>
        <w:t>指摘し、転倒や骨折、呼吸機能の低下、慢性疾患（糖尿病や心疾患など）のリスク上昇、</w:t>
      </w:r>
      <w:ins w:id="64" w:author="誠 高橋" w:date="2025-06-24T22:06:00Z" w16du:dateUtc="2025-06-24T13:06:00Z">
        <w:r w:rsidR="00F31D0E" w:rsidRPr="00F31D0E">
          <w:rPr>
            <w:rFonts w:hint="eastAsia"/>
          </w:rPr>
          <w:t>特に肺疾患による死亡リスクは最大で</w:t>
        </w:r>
        <w:r w:rsidR="00F31D0E" w:rsidRPr="00F31D0E">
          <w:t>2倍に上昇する可能性を</w:t>
        </w:r>
      </w:ins>
      <w:ins w:id="65" w:author="誠 高橋" w:date="2025-06-24T22:07:00Z" w16du:dateUtc="2025-06-24T13:07:00Z">
        <w:r w:rsidR="00F31D0E">
          <w:rPr>
            <w:rFonts w:hint="eastAsia"/>
          </w:rPr>
          <w:t>、</w:t>
        </w:r>
      </w:ins>
      <w:r>
        <w:t>さらには食欲不振やうつ、社会的孤立といった深刻な影響</w:t>
      </w:r>
      <w:r w:rsidR="003A265A">
        <w:rPr>
          <w:rFonts w:hint="eastAsia"/>
        </w:rPr>
        <w:t>を報告しました</w:t>
      </w:r>
      <w:r>
        <w:t>。</w:t>
      </w:r>
    </w:p>
    <w:p w14:paraId="6833F836" w14:textId="0593BE2C" w:rsidR="00F31D0E" w:rsidRDefault="00F31D0E" w:rsidP="00F31D0E">
      <w:pPr>
        <w:rPr>
          <w:ins w:id="66" w:author="誠 高橋" w:date="2025-06-24T22:07:00Z" w16du:dateUtc="2025-06-24T13:07:00Z"/>
        </w:rPr>
      </w:pPr>
      <w:ins w:id="67" w:author="誠 高橋" w:date="2025-06-24T22:07:00Z" w16du:dateUtc="2025-06-24T13:07:00Z">
        <w:r>
          <w:t>https://pubmed.ncbi.nlm.nih.gov/19451575/</w:t>
        </w:r>
      </w:ins>
    </w:p>
    <w:p w14:paraId="7939DF23" w14:textId="77777777" w:rsidR="00F31D0E" w:rsidRDefault="00F31D0E" w:rsidP="00DA3630">
      <w:pPr>
        <w:rPr>
          <w:ins w:id="68" w:author="誠 高橋" w:date="2025-06-24T22:07:00Z" w16du:dateUtc="2025-06-24T13:07:00Z"/>
        </w:rPr>
      </w:pPr>
    </w:p>
    <w:p w14:paraId="47FE334A" w14:textId="300CF835" w:rsidR="00F31D0E" w:rsidRDefault="00DE75A1" w:rsidP="00722B6E">
      <w:pPr>
        <w:rPr>
          <w:ins w:id="69" w:author="誠 高橋" w:date="2025-06-24T22:09:00Z" w16du:dateUtc="2025-06-24T13:09:00Z"/>
        </w:rPr>
      </w:pPr>
      <w:ins w:id="70" w:author="利明 梁川" w:date="2025-06-25T09:58:00Z" w16du:dateUtc="2025-06-25T00:58:00Z">
        <w:r w:rsidRPr="00DE75A1">
          <w:rPr>
            <w:rFonts w:hint="eastAsia"/>
          </w:rPr>
          <w:t>そして最近の前向きコホート研究（</w:t>
        </w:r>
        <w:r w:rsidRPr="00DE75A1">
          <w:t>BMJ open 2022）では</w:t>
        </w:r>
        <w:r>
          <w:rPr>
            <w:rFonts w:hint="eastAsia"/>
          </w:rPr>
          <w:t>、</w:t>
        </w:r>
      </w:ins>
      <w:ins w:id="71" w:author="誠 高橋" w:date="2025-06-24T22:07:00Z" w16du:dateUtc="2025-06-24T13:07:00Z">
        <w:del w:id="72" w:author="利明 梁川" w:date="2025-06-25T09:58:00Z" w16du:dateUtc="2025-06-25T00:58:00Z">
          <w:r w:rsidR="00F31D0E" w:rsidDel="00DE75A1">
            <w:rPr>
              <w:rFonts w:hint="eastAsia"/>
            </w:rPr>
            <w:delText>そして</w:delText>
          </w:r>
        </w:del>
      </w:ins>
      <w:ins w:id="73" w:author="誠 高橋" w:date="2025-06-24T22:19:00Z" w16du:dateUtc="2025-06-24T13:19:00Z">
        <w:del w:id="74" w:author="利明 梁川" w:date="2025-06-25T09:58:00Z" w16du:dateUtc="2025-06-25T00:58:00Z">
          <w:r w:rsidR="00722B6E" w:rsidDel="00DE75A1">
            <w:rPr>
              <w:rFonts w:hint="eastAsia"/>
            </w:rPr>
            <w:delText>最近のメタアナリシス</w:delText>
          </w:r>
        </w:del>
      </w:ins>
      <w:ins w:id="75" w:author="誠 高橋" w:date="2025-06-24T22:22:00Z" w16du:dateUtc="2025-06-24T13:22:00Z">
        <w:del w:id="76" w:author="利明 梁川" w:date="2025-06-25T09:58:00Z" w16du:dateUtc="2025-06-25T00:58:00Z">
          <w:r w:rsidR="00722B6E" w:rsidDel="00DE75A1">
            <w:rPr>
              <w:rFonts w:hint="eastAsia"/>
            </w:rPr>
            <w:delText>（</w:delText>
          </w:r>
        </w:del>
      </w:ins>
      <w:ins w:id="77" w:author="誠 高橋" w:date="2025-06-24T22:09:00Z" w16du:dateUtc="2025-06-24T13:09:00Z">
        <w:del w:id="78" w:author="利明 梁川" w:date="2025-06-25T09:58:00Z" w16du:dateUtc="2025-06-25T00:58:00Z">
          <w:r w:rsidR="00F31D0E" w:rsidDel="00DE75A1">
            <w:delText>BMJ open 2022</w:delText>
          </w:r>
        </w:del>
      </w:ins>
      <w:ins w:id="79" w:author="誠 高橋" w:date="2025-06-24T22:22:00Z" w16du:dateUtc="2025-06-24T13:22:00Z">
        <w:del w:id="80" w:author="利明 梁川" w:date="2025-06-25T09:58:00Z" w16du:dateUtc="2025-06-25T00:58:00Z">
          <w:r w:rsidR="00722B6E" w:rsidDel="00DE75A1">
            <w:rPr>
              <w:rFonts w:hint="eastAsia"/>
            </w:rPr>
            <w:delText>）</w:delText>
          </w:r>
        </w:del>
      </w:ins>
      <w:ins w:id="81" w:author="誠 高橋" w:date="2025-06-24T22:09:00Z" w16du:dateUtc="2025-06-24T13:09:00Z">
        <w:del w:id="82" w:author="利明 梁川" w:date="2025-06-25T09:58:00Z" w16du:dateUtc="2025-06-25T00:58:00Z">
          <w:r w:rsidR="00F31D0E" w:rsidDel="00DE75A1">
            <w:delText>では、</w:delText>
          </w:r>
        </w:del>
        <w:r w:rsidR="00F31D0E">
          <w:t>日本人高齢者対象に</w:t>
        </w:r>
      </w:ins>
      <w:ins w:id="83" w:author="誠 高橋" w:date="2025-06-24T22:15:00Z" w16du:dateUtc="2025-06-24T13:15:00Z">
        <w:r w:rsidR="00722B6E">
          <w:rPr>
            <w:rFonts w:hint="eastAsia"/>
          </w:rPr>
          <w:t>背中の丸まり</w:t>
        </w:r>
      </w:ins>
      <w:ins w:id="84" w:author="誠 高橋" w:date="2025-06-24T22:16:00Z" w16du:dateUtc="2025-06-24T13:16:00Z">
        <w:r w:rsidR="00722B6E">
          <w:rPr>
            <w:rFonts w:hint="eastAsia"/>
          </w:rPr>
          <w:t>が将来の死亡リスクにどう関係するか</w:t>
        </w:r>
      </w:ins>
      <w:ins w:id="85" w:author="誠 高橋" w:date="2025-06-24T22:09:00Z" w16du:dateUtc="2025-06-24T13:09:00Z">
        <w:r w:rsidR="00F31D0E">
          <w:t>を調査した結果、</w:t>
        </w:r>
      </w:ins>
      <w:ins w:id="86" w:author="誠 高橋" w:date="2025-06-24T22:16:00Z" w16du:dateUtc="2025-06-24T13:16:00Z">
        <w:r w:rsidR="00722B6E">
          <w:rPr>
            <w:rFonts w:hint="eastAsia"/>
          </w:rPr>
          <w:t>背中の過度な丸まり</w:t>
        </w:r>
      </w:ins>
      <w:ins w:id="87" w:author="誠 高橋" w:date="2025-06-24T22:17:00Z" w16du:dateUtc="2025-06-24T13:17:00Z">
        <w:r w:rsidR="00722B6E">
          <w:rPr>
            <w:rFonts w:hint="eastAsia"/>
          </w:rPr>
          <w:t>は、丸まりがない人に比べて</w:t>
        </w:r>
      </w:ins>
      <w:ins w:id="88" w:author="誠 高橋" w:date="2025-06-24T22:09:00Z" w16du:dateUtc="2025-06-24T13:09:00Z">
        <w:r w:rsidR="00F31D0E">
          <w:rPr>
            <w:rFonts w:hint="eastAsia"/>
          </w:rPr>
          <w:t>死亡率</w:t>
        </w:r>
      </w:ins>
      <w:ins w:id="89" w:author="誠 高橋" w:date="2025-06-24T22:18:00Z" w16du:dateUtc="2025-06-24T13:18:00Z">
        <w:r w:rsidR="00722B6E">
          <w:rPr>
            <w:rFonts w:hint="eastAsia"/>
          </w:rPr>
          <w:t>約2倍（</w:t>
        </w:r>
      </w:ins>
      <w:ins w:id="90" w:author="誠 高橋" w:date="2025-06-24T22:09:00Z" w16du:dateUtc="2025-06-24T13:09:00Z">
        <w:r w:rsidR="00F31D0E">
          <w:t>1.99倍</w:t>
        </w:r>
      </w:ins>
      <w:ins w:id="91" w:author="誠 高橋" w:date="2025-06-24T22:18:00Z" w16du:dateUtc="2025-06-24T13:18:00Z">
        <w:r w:rsidR="00722B6E">
          <w:rPr>
            <w:rFonts w:hint="eastAsia"/>
          </w:rPr>
          <w:t>）</w:t>
        </w:r>
      </w:ins>
      <w:ins w:id="92" w:author="誠 高橋" w:date="2025-06-24T22:20:00Z" w16du:dateUtc="2025-06-24T13:20:00Z">
        <w:r w:rsidR="00722B6E">
          <w:rPr>
            <w:rFonts w:hint="eastAsia"/>
          </w:rPr>
          <w:t>に高まることが報告されています。これは、背中の丸まりが、見た目の問題だけでなく、呼吸機能の低下や転倒・骨折を通じて命に関わるリスクにつながることを示唆しています。</w:t>
        </w:r>
      </w:ins>
    </w:p>
    <w:p w14:paraId="375A3FFE" w14:textId="7E026DD4" w:rsidR="00F31D0E" w:rsidRPr="00F31D0E" w:rsidRDefault="00F31D0E" w:rsidP="00F31D0E">
      <w:ins w:id="93" w:author="誠 高橋" w:date="2025-06-24T22:09:00Z" w16du:dateUtc="2025-06-24T13:09:00Z">
        <w:r>
          <w:lastRenderedPageBreak/>
          <w:t>https://pubmed.ncbi.nlm.nih.gov/35361638/</w:t>
        </w:r>
      </w:ins>
    </w:p>
    <w:p w14:paraId="26DF7527" w14:textId="77777777" w:rsidR="00997398" w:rsidRDefault="00997398" w:rsidP="00997398"/>
    <w:p w14:paraId="7E86B60A" w14:textId="127B10F7" w:rsidR="00E72A75" w:rsidRDefault="00997398" w:rsidP="00DA3630">
      <w:r>
        <w:rPr>
          <w:rFonts w:hint="eastAsia"/>
        </w:rPr>
        <w:t>つまり、「背中が丸くなる＝見た目が老ける」というだけでは済まされ</w:t>
      </w:r>
      <w:r w:rsidR="00A730DA">
        <w:rPr>
          <w:rFonts w:hint="eastAsia"/>
        </w:rPr>
        <w:t>ないのです</w:t>
      </w:r>
      <w:r>
        <w:rPr>
          <w:rFonts w:hint="eastAsia"/>
        </w:rPr>
        <w:t>。</w:t>
      </w:r>
      <w:r w:rsidR="009739DE">
        <w:rPr>
          <w:rFonts w:hint="eastAsia"/>
        </w:rPr>
        <w:t>「</w:t>
      </w:r>
      <w:r>
        <w:t>背中の丸まりは、“命に関わる老化現象”</w:t>
      </w:r>
      <w:r w:rsidR="009739DE">
        <w:rPr>
          <w:rFonts w:hint="eastAsia"/>
        </w:rPr>
        <w:t>」</w:t>
      </w:r>
      <w:r>
        <w:t>だと認識し、早期に気づいて対処することが重要です。</w:t>
      </w:r>
    </w:p>
    <w:p w14:paraId="0610E05E" w14:textId="77777777" w:rsidR="00997398" w:rsidRDefault="00997398" w:rsidP="009C497E">
      <w:pPr>
        <w:rPr>
          <w:b/>
          <w:bCs/>
        </w:rPr>
      </w:pPr>
    </w:p>
    <w:p w14:paraId="1E0A42ED" w14:textId="42BECE78" w:rsidR="009C497E" w:rsidRPr="0087150F" w:rsidRDefault="0087150F" w:rsidP="009C497E">
      <w:r>
        <w:rPr>
          <w:rFonts w:hint="eastAsia"/>
        </w:rPr>
        <w:t>（２ページ目）</w:t>
      </w:r>
    </w:p>
    <w:p w14:paraId="52E6C393" w14:textId="5E194226" w:rsidR="00E72A75" w:rsidRDefault="00050713" w:rsidP="00050713">
      <w:r>
        <w:rPr>
          <w:rFonts w:hint="eastAsia"/>
        </w:rPr>
        <w:t>■</w:t>
      </w:r>
      <w:r w:rsidR="009C497E">
        <w:rPr>
          <w:rFonts w:hint="eastAsia"/>
        </w:rPr>
        <w:t>老化は背中から始まっていく</w:t>
      </w:r>
      <w:del w:id="94" w:author="利明 梁川" w:date="2025-06-24T11:22:00Z" w16du:dateUtc="2025-06-24T02:22:00Z">
        <w:r w:rsidR="006D6300" w:rsidRPr="006D6300" w:rsidDel="00050713">
          <w:rPr>
            <w:rFonts w:hint="eastAsia"/>
            <w:b/>
            <w:bCs/>
          </w:rPr>
          <w:delText>転びやすくなったら危険信号</w:delText>
        </w:r>
        <w:r w:rsidR="00997398" w:rsidDel="00050713">
          <w:rPr>
            <w:rFonts w:hint="eastAsia"/>
            <w:b/>
            <w:bCs/>
          </w:rPr>
          <w:delText>—-</w:delText>
        </w:r>
        <w:r w:rsidR="006D6300" w:rsidRPr="006D6300" w:rsidDel="00050713">
          <w:rPr>
            <w:rFonts w:hint="eastAsia"/>
            <w:b/>
            <w:bCs/>
          </w:rPr>
          <w:delText>背中の老化が</w:delText>
        </w:r>
        <w:r w:rsidR="00997398" w:rsidDel="00050713">
          <w:rPr>
            <w:rFonts w:hint="eastAsia"/>
            <w:b/>
            <w:bCs/>
          </w:rPr>
          <w:delText>招く</w:delText>
        </w:r>
        <w:r w:rsidR="006D6300" w:rsidRPr="006D6300" w:rsidDel="00050713">
          <w:rPr>
            <w:rFonts w:hint="eastAsia"/>
            <w:b/>
            <w:bCs/>
          </w:rPr>
          <w:delText>転倒と寝たきりリスク</w:delText>
        </w:r>
      </w:del>
    </w:p>
    <w:p w14:paraId="4F065060" w14:textId="77777777" w:rsidR="004E1CF7" w:rsidDel="00050713" w:rsidRDefault="004E1CF7" w:rsidP="00050713">
      <w:pPr>
        <w:rPr>
          <w:del w:id="95" w:author="利明 梁川" w:date="2025-06-24T11:22:00Z" w16du:dateUtc="2025-06-24T02:22:00Z"/>
        </w:rPr>
      </w:pPr>
    </w:p>
    <w:p w14:paraId="636971CF" w14:textId="77777777" w:rsidR="00D8704C" w:rsidRDefault="00D8704C" w:rsidP="00050713"/>
    <w:p w14:paraId="7828BCD2" w14:textId="2A845084" w:rsidR="000C4522" w:rsidDel="00C3035C" w:rsidRDefault="00997398">
      <w:pPr>
        <w:rPr>
          <w:del w:id="96" w:author="利明 梁川" w:date="2025-06-24T11:22:00Z" w16du:dateUtc="2025-06-24T02:22:00Z"/>
        </w:rPr>
        <w:pPrChange w:id="97" w:author="利明 梁川" w:date="2025-06-24T11:22:00Z" w16du:dateUtc="2025-06-24T02:22:00Z">
          <w:pPr>
            <w:ind w:firstLineChars="100" w:firstLine="210"/>
          </w:pPr>
        </w:pPrChange>
      </w:pPr>
      <w:r>
        <w:rPr>
          <w:rFonts w:hint="eastAsia"/>
        </w:rPr>
        <w:t>「背中の</w:t>
      </w:r>
      <w:r w:rsidR="009739DE">
        <w:rPr>
          <w:rFonts w:hint="eastAsia"/>
        </w:rPr>
        <w:t>丸まり</w:t>
      </w:r>
      <w:r>
        <w:rPr>
          <w:rFonts w:hint="eastAsia"/>
        </w:rPr>
        <w:t>」は、全身の老化の入り口です。単なる姿勢の問題ではなく、呼吸・代謝・内臓機能の低下にまでつながる、見過ごせない変化です。背骨が崩れると内臓の位置も変わり、消化や循環、呼吸に悪影響を及ぼします</w:t>
      </w:r>
      <w:r w:rsidR="000C4522">
        <w:rPr>
          <w:rFonts w:hint="eastAsia"/>
        </w:rPr>
        <w:t>。背骨には脊髄があるので、神経伝達にも悪影響が及び、手足のしびれなどの原因となることもあります。</w:t>
      </w:r>
    </w:p>
    <w:p w14:paraId="74363E62" w14:textId="311190AD" w:rsidR="00997398" w:rsidRDefault="00997398">
      <w:pPr>
        <w:pPrChange w:id="98" w:author="利明 梁川" w:date="2025-06-24T11:22:00Z" w16du:dateUtc="2025-06-24T02:22:00Z">
          <w:pPr>
            <w:ind w:firstLineChars="100" w:firstLine="210"/>
          </w:pPr>
        </w:pPrChange>
      </w:pPr>
    </w:p>
    <w:p w14:paraId="600436C7" w14:textId="77777777" w:rsidR="00997398" w:rsidDel="00C3035C" w:rsidRDefault="00997398" w:rsidP="00C3035C">
      <w:pPr>
        <w:rPr>
          <w:del w:id="99" w:author="利明 梁川" w:date="2025-06-24T11:22:00Z" w16du:dateUtc="2025-06-24T02:22:00Z"/>
        </w:rPr>
      </w:pPr>
    </w:p>
    <w:p w14:paraId="525D62D2" w14:textId="77777777" w:rsidR="00C3035C" w:rsidRDefault="00C3035C">
      <w:pPr>
        <w:rPr>
          <w:ins w:id="100" w:author="利明 梁川" w:date="2025-06-24T11:22:00Z" w16du:dateUtc="2025-06-24T02:22:00Z"/>
        </w:rPr>
        <w:pPrChange w:id="101" w:author="利明 梁川" w:date="2025-06-24T11:22:00Z" w16du:dateUtc="2025-06-24T02:22:00Z">
          <w:pPr>
            <w:ind w:firstLineChars="100" w:firstLine="210"/>
          </w:pPr>
        </w:pPrChange>
      </w:pPr>
    </w:p>
    <w:p w14:paraId="0001BACA" w14:textId="0166E807" w:rsidR="00CC253C" w:rsidRDefault="00CC253C">
      <w:pPr>
        <w:pPrChange w:id="102" w:author="利明 梁川" w:date="2025-06-24T11:22:00Z" w16du:dateUtc="2025-06-24T02:22:00Z">
          <w:pPr>
            <w:ind w:firstLineChars="100" w:firstLine="210"/>
          </w:pPr>
        </w:pPrChange>
      </w:pPr>
      <w:r>
        <w:rPr>
          <w:rFonts w:hint="eastAsia"/>
        </w:rPr>
        <w:t>背中は、いきなり丸まるわけではありません。体は、丸まっていく背中を食い止めようと“代償（落ちた機能を、他の部位が補うこと）”を重ねています。これ</w:t>
      </w:r>
      <w:r w:rsidR="006C5730">
        <w:rPr>
          <w:rFonts w:hint="eastAsia"/>
        </w:rPr>
        <w:t>は、</w:t>
      </w:r>
      <w:r>
        <w:rPr>
          <w:rFonts w:hint="eastAsia"/>
        </w:rPr>
        <w:t>体に負担がかか</w:t>
      </w:r>
      <w:r w:rsidR="006C5730">
        <w:rPr>
          <w:rFonts w:hint="eastAsia"/>
        </w:rPr>
        <w:t>った状態で</w:t>
      </w:r>
      <w:r>
        <w:rPr>
          <w:rFonts w:hint="eastAsia"/>
        </w:rPr>
        <w:t>体</w:t>
      </w:r>
      <w:r w:rsidR="006C5730">
        <w:rPr>
          <w:rFonts w:hint="eastAsia"/>
        </w:rPr>
        <w:t>のバランス</w:t>
      </w:r>
      <w:r>
        <w:rPr>
          <w:rFonts w:hint="eastAsia"/>
        </w:rPr>
        <w:t>を保っている状態です。そのため、日常の動作＋αが必要な状況（小さな段差、重いものを持つなど）になると、「ちょこっと転倒」や「軽い尻もち」につながります。そして、こうした小さなトラブルがきっかけで骨折してしまい、寝たきりになってしまうケースがあるのです。</w:t>
      </w:r>
    </w:p>
    <w:p w14:paraId="7C550DAC" w14:textId="77777777" w:rsidR="00997398" w:rsidRDefault="00997398" w:rsidP="00C406FA"/>
    <w:p w14:paraId="3BB1D12D" w14:textId="50D36823" w:rsidR="00997398" w:rsidRDefault="00997398" w:rsidP="00C75EA4">
      <w:r>
        <w:rPr>
          <w:rFonts w:hint="eastAsia"/>
        </w:rPr>
        <w:t>「自分はまだ大丈夫」と思っていても、背中が少しずつ丸まりはじめた時点で、すでに静かな危機が</w:t>
      </w:r>
      <w:r w:rsidR="006C5730">
        <w:rPr>
          <w:rFonts w:hint="eastAsia"/>
        </w:rPr>
        <w:t>迫って</w:t>
      </w:r>
      <w:r>
        <w:rPr>
          <w:rFonts w:hint="eastAsia"/>
        </w:rPr>
        <w:t>います。日々の生活の中で、自分の姿勢や背中の傾きに目を向けることが、健康寿命を守る第一歩になります。</w:t>
      </w:r>
    </w:p>
    <w:p w14:paraId="497ABB93" w14:textId="77777777" w:rsidR="00E72A75" w:rsidRDefault="00E72A75" w:rsidP="00E72A75">
      <w:pPr>
        <w:rPr>
          <w:b/>
          <w:bCs/>
        </w:rPr>
      </w:pPr>
    </w:p>
    <w:p w14:paraId="1D3D8DD3" w14:textId="083F6492" w:rsidR="00184A90" w:rsidRPr="00C75EA4" w:rsidRDefault="00C75EA4" w:rsidP="00E72A75">
      <w:r w:rsidRPr="00C75EA4">
        <w:rPr>
          <w:rFonts w:hint="eastAsia"/>
        </w:rPr>
        <w:t>■</w:t>
      </w:r>
      <w:r w:rsidR="00CF329C">
        <w:rPr>
          <w:rFonts w:hint="eastAsia"/>
        </w:rPr>
        <w:t>段差でつまずくようになったら</w:t>
      </w:r>
      <w:r w:rsidR="00184A90">
        <w:rPr>
          <w:rFonts w:hint="eastAsia"/>
        </w:rPr>
        <w:t>要注意</w:t>
      </w:r>
    </w:p>
    <w:p w14:paraId="6A884EB1" w14:textId="77777777" w:rsidR="00C75EA4" w:rsidRPr="009C497E" w:rsidRDefault="00C75EA4" w:rsidP="00E72A75">
      <w:pPr>
        <w:rPr>
          <w:b/>
          <w:bCs/>
        </w:rPr>
      </w:pPr>
    </w:p>
    <w:p w14:paraId="0953EDCE" w14:textId="6A4FC5BD" w:rsidR="00702236" w:rsidRDefault="00702236" w:rsidP="009C497E">
      <w:r>
        <w:rPr>
          <w:rFonts w:hint="eastAsia"/>
        </w:rPr>
        <w:t>姿勢の変化を「年だから仕方ない」と</w:t>
      </w:r>
      <w:r w:rsidR="003E3856">
        <w:rPr>
          <w:rFonts w:hint="eastAsia"/>
        </w:rPr>
        <w:t>放置しては</w:t>
      </w:r>
      <w:r>
        <w:rPr>
          <w:rFonts w:hint="eastAsia"/>
        </w:rPr>
        <w:t>はいけません。見た目の変化には必ず理由があり、早く気づいて対処するか</w:t>
      </w:r>
      <w:r w:rsidR="003E3856">
        <w:rPr>
          <w:rFonts w:hint="eastAsia"/>
        </w:rPr>
        <w:t>、放置するか</w:t>
      </w:r>
      <w:r>
        <w:rPr>
          <w:rFonts w:hint="eastAsia"/>
        </w:rPr>
        <w:t>で、</w:t>
      </w:r>
      <w:r>
        <w:t>10年後の健康状態は大きく変わります。</w:t>
      </w:r>
    </w:p>
    <w:p w14:paraId="7F177503" w14:textId="19CF264D" w:rsidR="004A4672" w:rsidRDefault="004A4672" w:rsidP="00AA0DFC"/>
    <w:p w14:paraId="7C1626C9" w14:textId="4871C2B6" w:rsidR="00C75EA4" w:rsidRDefault="00C75EA4" w:rsidP="00AA0DFC">
      <w:r>
        <w:rPr>
          <w:rFonts w:hint="eastAsia"/>
        </w:rPr>
        <w:t>（カコミ）</w:t>
      </w:r>
    </w:p>
    <w:p w14:paraId="4B324666" w14:textId="1512C620" w:rsidR="00AA0DFC" w:rsidRPr="00C75EA4" w:rsidRDefault="004A4672" w:rsidP="00AA0DFC">
      <w:bookmarkStart w:id="103" w:name="_Hlk201035351"/>
      <w:r w:rsidRPr="00C75EA4">
        <w:rPr>
          <w:rFonts w:hint="eastAsia"/>
        </w:rPr>
        <w:t>【</w:t>
      </w:r>
      <w:r w:rsidR="00AA0DFC" w:rsidRPr="00C75EA4">
        <w:rPr>
          <w:rFonts w:hint="eastAsia"/>
        </w:rPr>
        <w:t>「背中が老けたかも？」と思ったら――チェックすべきサイン</w:t>
      </w:r>
      <w:r w:rsidR="007B3422" w:rsidRPr="00C75EA4">
        <w:rPr>
          <w:rFonts w:hint="eastAsia"/>
        </w:rPr>
        <w:t>たち</w:t>
      </w:r>
      <w:r w:rsidRPr="00C75EA4">
        <w:rPr>
          <w:rFonts w:hint="eastAsia"/>
        </w:rPr>
        <w:t>】</w:t>
      </w:r>
    </w:p>
    <w:p w14:paraId="62C3910B" w14:textId="77777777" w:rsidR="00AA0DFC" w:rsidRDefault="00AA0DFC" w:rsidP="00AA0DFC"/>
    <w:p w14:paraId="0866D57F" w14:textId="2B60429D" w:rsidR="000B1842" w:rsidRDefault="00AA0DFC" w:rsidP="00AA0DFC">
      <w:pPr>
        <w:pStyle w:val="a9"/>
        <w:numPr>
          <w:ilvl w:val="0"/>
          <w:numId w:val="1"/>
        </w:numPr>
      </w:pPr>
      <w:r>
        <w:rPr>
          <w:rFonts w:hint="eastAsia"/>
        </w:rPr>
        <w:t>背中</w:t>
      </w:r>
      <w:r w:rsidR="000B1842">
        <w:rPr>
          <w:rFonts w:hint="eastAsia"/>
        </w:rPr>
        <w:t>が</w:t>
      </w:r>
      <w:r>
        <w:rPr>
          <w:rFonts w:hint="eastAsia"/>
        </w:rPr>
        <w:t>傾</w:t>
      </w:r>
      <w:r w:rsidR="000B1842">
        <w:rPr>
          <w:rFonts w:hint="eastAsia"/>
        </w:rPr>
        <w:t>いてきた</w:t>
      </w:r>
    </w:p>
    <w:p w14:paraId="6A728296" w14:textId="0B04B2F6" w:rsidR="003F7A08" w:rsidRDefault="000B1842" w:rsidP="00AA0DFC">
      <w:pPr>
        <w:pStyle w:val="a9"/>
        <w:numPr>
          <w:ilvl w:val="0"/>
          <w:numId w:val="1"/>
        </w:numPr>
      </w:pPr>
      <w:r>
        <w:rPr>
          <w:rFonts w:hint="eastAsia"/>
        </w:rPr>
        <w:t>背中が</w:t>
      </w:r>
      <w:r w:rsidR="00AA0DFC">
        <w:rPr>
          <w:rFonts w:hint="eastAsia"/>
        </w:rPr>
        <w:t>丸ま</w:t>
      </w:r>
      <w:r w:rsidR="003F7A08">
        <w:rPr>
          <w:rFonts w:hint="eastAsia"/>
        </w:rPr>
        <w:t>ってきた</w:t>
      </w:r>
    </w:p>
    <w:p w14:paraId="3C89987B" w14:textId="0EFAE1A6" w:rsidR="00AA0DFC" w:rsidRDefault="00396BFE" w:rsidP="00AA0DFC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正面から鏡を見て、</w:t>
      </w:r>
      <w:r w:rsidR="00AA0DFC">
        <w:rPr>
          <w:rFonts w:hint="eastAsia"/>
        </w:rPr>
        <w:t>骨盤の中心に頭がまっすぐ乗ってい</w:t>
      </w:r>
      <w:r w:rsidR="003F7A08">
        <w:rPr>
          <w:rFonts w:hint="eastAsia"/>
        </w:rPr>
        <w:t>ない</w:t>
      </w:r>
    </w:p>
    <w:p w14:paraId="19A08C4D" w14:textId="0D9CF388" w:rsidR="00396BFE" w:rsidRDefault="00396BFE" w:rsidP="00AA0DFC">
      <w:pPr>
        <w:pStyle w:val="a9"/>
        <w:numPr>
          <w:ilvl w:val="0"/>
          <w:numId w:val="1"/>
        </w:numPr>
      </w:pPr>
      <w:r>
        <w:rPr>
          <w:rFonts w:hint="eastAsia"/>
        </w:rPr>
        <w:t>横から鏡を見て、足と骨盤のライン上に頭がない</w:t>
      </w:r>
    </w:p>
    <w:p w14:paraId="58A0E830" w14:textId="7288030B" w:rsidR="00AA0DFC" w:rsidRDefault="007B3422" w:rsidP="00AA0DFC">
      <w:pPr>
        <w:pStyle w:val="a9"/>
        <w:numPr>
          <w:ilvl w:val="0"/>
          <w:numId w:val="1"/>
        </w:numPr>
      </w:pPr>
      <w:r>
        <w:rPr>
          <w:rFonts w:hint="eastAsia"/>
        </w:rPr>
        <w:t>すごく身長が縮んだ</w:t>
      </w:r>
    </w:p>
    <w:p w14:paraId="3C7FDBAA" w14:textId="77777777" w:rsidR="00396BFE" w:rsidRDefault="00396BFE" w:rsidP="00396BFE">
      <w:pPr>
        <w:pStyle w:val="a9"/>
        <w:numPr>
          <w:ilvl w:val="0"/>
          <w:numId w:val="1"/>
        </w:numPr>
      </w:pPr>
      <w:r w:rsidRPr="00671EB1">
        <w:rPr>
          <w:rFonts w:hint="eastAsia"/>
        </w:rPr>
        <w:t>過去の写真</w:t>
      </w:r>
      <w:r>
        <w:rPr>
          <w:rFonts w:hint="eastAsia"/>
        </w:rPr>
        <w:t>と</w:t>
      </w:r>
      <w:r w:rsidRPr="00671EB1">
        <w:rPr>
          <w:rFonts w:hint="eastAsia"/>
        </w:rPr>
        <w:t>比べ</w:t>
      </w:r>
      <w:r>
        <w:rPr>
          <w:rFonts w:hint="eastAsia"/>
        </w:rPr>
        <w:t>、姿勢が悪い</w:t>
      </w:r>
    </w:p>
    <w:p w14:paraId="0EA33C3B" w14:textId="318658BE" w:rsidR="00AA0DFC" w:rsidRDefault="00AA0DFC" w:rsidP="007B3422">
      <w:pPr>
        <w:pStyle w:val="a9"/>
        <w:numPr>
          <w:ilvl w:val="0"/>
          <w:numId w:val="1"/>
        </w:numPr>
      </w:pPr>
      <w:r w:rsidRPr="00AA0DFC">
        <w:rPr>
          <w:rFonts w:hint="eastAsia"/>
        </w:rPr>
        <w:t>歩幅</w:t>
      </w:r>
      <w:r w:rsidR="000B1842">
        <w:rPr>
          <w:rFonts w:hint="eastAsia"/>
        </w:rPr>
        <w:t>が狭くなった</w:t>
      </w:r>
    </w:p>
    <w:p w14:paraId="1DD0B903" w14:textId="2C675833" w:rsidR="003F7A08" w:rsidRDefault="003F7A08" w:rsidP="00AA0DFC">
      <w:pPr>
        <w:pStyle w:val="a9"/>
        <w:numPr>
          <w:ilvl w:val="0"/>
          <w:numId w:val="1"/>
        </w:numPr>
      </w:pPr>
      <w:r>
        <w:rPr>
          <w:rFonts w:hint="eastAsia"/>
        </w:rPr>
        <w:t>握力が弱まった</w:t>
      </w:r>
    </w:p>
    <w:p w14:paraId="36196606" w14:textId="3A35F3AF" w:rsidR="00396BFE" w:rsidRDefault="007B3422" w:rsidP="00396BFE">
      <w:pPr>
        <w:pStyle w:val="a9"/>
        <w:numPr>
          <w:ilvl w:val="0"/>
          <w:numId w:val="1"/>
        </w:numPr>
      </w:pPr>
      <w:r>
        <w:rPr>
          <w:rFonts w:hint="eastAsia"/>
        </w:rPr>
        <w:t>下肢が</w:t>
      </w:r>
      <w:r w:rsidR="00396BFE">
        <w:rPr>
          <w:rFonts w:hint="eastAsia"/>
        </w:rPr>
        <w:t>疲れやすい</w:t>
      </w:r>
    </w:p>
    <w:p w14:paraId="043F69A4" w14:textId="31955C49" w:rsidR="004D3AC4" w:rsidRDefault="004D3AC4" w:rsidP="00396BFE">
      <w:pPr>
        <w:pStyle w:val="a9"/>
        <w:numPr>
          <w:ilvl w:val="0"/>
          <w:numId w:val="1"/>
        </w:numPr>
      </w:pPr>
      <w:r>
        <w:rPr>
          <w:rFonts w:hint="eastAsia"/>
        </w:rPr>
        <w:t>片足で立てない</w:t>
      </w:r>
    </w:p>
    <w:p w14:paraId="076BCD6C" w14:textId="77777777" w:rsidR="00396BFE" w:rsidRDefault="00396BFE" w:rsidP="00396BFE">
      <w:pPr>
        <w:pStyle w:val="a9"/>
        <w:numPr>
          <w:ilvl w:val="0"/>
          <w:numId w:val="1"/>
        </w:numPr>
      </w:pPr>
      <w:r>
        <w:rPr>
          <w:rFonts w:hint="eastAsia"/>
        </w:rPr>
        <w:t>ふらつきやすい</w:t>
      </w:r>
    </w:p>
    <w:p w14:paraId="4DB46886" w14:textId="77777777" w:rsidR="00396BFE" w:rsidRDefault="00396BFE" w:rsidP="00396BFE">
      <w:pPr>
        <w:pStyle w:val="a9"/>
        <w:numPr>
          <w:ilvl w:val="0"/>
          <w:numId w:val="1"/>
        </w:numPr>
      </w:pPr>
      <w:r>
        <w:rPr>
          <w:rFonts w:hint="eastAsia"/>
        </w:rPr>
        <w:t>転びやすい</w:t>
      </w:r>
    </w:p>
    <w:p w14:paraId="7806CD79" w14:textId="3838C036" w:rsidR="007B3422" w:rsidRDefault="00396BFE" w:rsidP="007B3422">
      <w:pPr>
        <w:pStyle w:val="a9"/>
        <w:numPr>
          <w:ilvl w:val="0"/>
          <w:numId w:val="1"/>
        </w:numPr>
      </w:pPr>
      <w:r>
        <w:rPr>
          <w:rFonts w:hint="eastAsia"/>
        </w:rPr>
        <w:t>段差でつまずく</w:t>
      </w:r>
    </w:p>
    <w:bookmarkEnd w:id="103"/>
    <w:p w14:paraId="2FF86530" w14:textId="2FE9A0C1" w:rsidR="00AA0DFC" w:rsidRDefault="00C75EA4" w:rsidP="00AA0DFC">
      <w:r>
        <w:rPr>
          <w:rFonts w:hint="eastAsia"/>
        </w:rPr>
        <w:t>（ココマデ）</w:t>
      </w:r>
    </w:p>
    <w:p w14:paraId="730CE5FB" w14:textId="77777777" w:rsidR="00C75EA4" w:rsidRDefault="00C75EA4" w:rsidP="00AA0DFC"/>
    <w:p w14:paraId="4DD189C2" w14:textId="05144CFB" w:rsidR="00671EB1" w:rsidRDefault="00AA0DFC" w:rsidP="00C75EA4">
      <w:r>
        <w:rPr>
          <w:rFonts w:hint="eastAsia"/>
        </w:rPr>
        <w:t>これらはすべて、「背中のバランス崩壊」の入り口です。違和感</w:t>
      </w:r>
      <w:ins w:id="104" w:author="利明 梁川" w:date="2025-06-24T11:26:00Z" w16du:dateUtc="2025-06-24T02:26:00Z">
        <w:r w:rsidR="00FB18C5">
          <w:rPr>
            <w:rFonts w:hint="eastAsia"/>
          </w:rPr>
          <w:t>があったら</w:t>
        </w:r>
      </w:ins>
      <w:del w:id="105" w:author="利明 梁川" w:date="2025-06-24T11:26:00Z" w16du:dateUtc="2025-06-24T02:26:00Z">
        <w:r w:rsidDel="00FB18C5">
          <w:rPr>
            <w:rFonts w:hint="eastAsia"/>
          </w:rPr>
          <w:delText>を感じたら</w:delText>
        </w:r>
      </w:del>
      <w:r w:rsidR="00671EB1">
        <w:rPr>
          <w:rFonts w:hint="eastAsia"/>
        </w:rPr>
        <w:t>そのままにせず、整形外科や脊椎の専門医に早めに相談してください。</w:t>
      </w:r>
      <w:r w:rsidR="00923210">
        <w:rPr>
          <w:rFonts w:hint="eastAsia"/>
        </w:rPr>
        <w:t>自分ではどうしようもない変形</w:t>
      </w:r>
      <w:r w:rsidR="00DD57E1">
        <w:rPr>
          <w:rFonts w:hint="eastAsia"/>
        </w:rPr>
        <w:t>の場合、手術が必要な場合もあります。しかし、</w:t>
      </w:r>
      <w:r w:rsidR="00671EB1">
        <w:rPr>
          <w:rFonts w:hint="eastAsia"/>
        </w:rPr>
        <w:t>「活動性が下がってきた」と実感した初期段階で</w:t>
      </w:r>
      <w:r w:rsidR="00DD57E1">
        <w:rPr>
          <w:rFonts w:hint="eastAsia"/>
        </w:rPr>
        <w:t>は</w:t>
      </w:r>
      <w:r w:rsidR="004A4672">
        <w:rPr>
          <w:rFonts w:hint="eastAsia"/>
        </w:rPr>
        <w:t>、</w:t>
      </w:r>
      <w:r w:rsidR="00671EB1">
        <w:rPr>
          <w:rFonts w:hint="eastAsia"/>
        </w:rPr>
        <w:t>リハビリや運動、生活習慣の見直しといった「</w:t>
      </w:r>
      <w:r w:rsidR="00923210">
        <w:rPr>
          <w:rFonts w:hint="eastAsia"/>
        </w:rPr>
        <w:t>早めの</w:t>
      </w:r>
      <w:r w:rsidR="00671EB1">
        <w:rPr>
          <w:rFonts w:hint="eastAsia"/>
        </w:rPr>
        <w:t>軽い介入」</w:t>
      </w:r>
      <w:r w:rsidR="00923210">
        <w:rPr>
          <w:rFonts w:hint="eastAsia"/>
        </w:rPr>
        <w:t>で軌道修正</w:t>
      </w:r>
      <w:r w:rsidR="00C406FA">
        <w:rPr>
          <w:rFonts w:hint="eastAsia"/>
        </w:rPr>
        <w:t>が</w:t>
      </w:r>
      <w:r w:rsidR="00DD57E1">
        <w:rPr>
          <w:rFonts w:hint="eastAsia"/>
        </w:rPr>
        <w:t>可能です</w:t>
      </w:r>
      <w:r w:rsidR="00671EB1">
        <w:rPr>
          <w:rFonts w:hint="eastAsia"/>
        </w:rPr>
        <w:t>。</w:t>
      </w:r>
    </w:p>
    <w:p w14:paraId="717913B5" w14:textId="77777777" w:rsidR="00C75EA4" w:rsidRDefault="00C75EA4" w:rsidP="00C75EA4"/>
    <w:p w14:paraId="143558D9" w14:textId="66A8B6C8" w:rsidR="00671EB1" w:rsidRDefault="00671EB1" w:rsidP="00C75EA4">
      <w:r>
        <w:rPr>
          <w:rFonts w:hint="eastAsia"/>
        </w:rPr>
        <w:t>背中の変化に筋肉がギリギリで代償しているタイミング</w:t>
      </w:r>
      <w:r w:rsidR="00923210">
        <w:rPr>
          <w:rFonts w:hint="eastAsia"/>
        </w:rPr>
        <w:t>、バランスが崩れ</w:t>
      </w:r>
      <w:r w:rsidR="000C4522">
        <w:rPr>
          <w:rFonts w:hint="eastAsia"/>
        </w:rPr>
        <w:t>、「ちょこっと転倒」をしてしまう</w:t>
      </w:r>
      <w:r w:rsidR="00923210">
        <w:rPr>
          <w:rFonts w:hint="eastAsia"/>
        </w:rPr>
        <w:t>前のタイミング</w:t>
      </w:r>
      <w:r>
        <w:rPr>
          <w:rFonts w:hint="eastAsia"/>
        </w:rPr>
        <w:t>こそが、早期介入の絶好のチャンス。すぐに対策を始めた人は、</w:t>
      </w:r>
      <w:r w:rsidR="00923210">
        <w:rPr>
          <w:rFonts w:hint="eastAsia"/>
        </w:rPr>
        <w:t>手術</w:t>
      </w:r>
      <w:r w:rsidR="000C4522">
        <w:rPr>
          <w:rFonts w:hint="eastAsia"/>
        </w:rPr>
        <w:t>や寝たきり</w:t>
      </w:r>
      <w:r w:rsidR="00923210">
        <w:rPr>
          <w:rFonts w:hint="eastAsia"/>
        </w:rPr>
        <w:t>を避けることができるかもしれません。そして、</w:t>
      </w:r>
      <w:r>
        <w:rPr>
          <w:rFonts w:hint="eastAsia"/>
        </w:rPr>
        <w:t>背骨や筋肉の機能を維持し、</w:t>
      </w:r>
      <w:r w:rsidR="00923210">
        <w:rPr>
          <w:rFonts w:hint="eastAsia"/>
        </w:rPr>
        <w:t>生涯にわたって</w:t>
      </w:r>
      <w:r>
        <w:rPr>
          <w:rFonts w:hint="eastAsia"/>
        </w:rPr>
        <w:t>背中の</w:t>
      </w:r>
      <w:r w:rsidR="00AE4595">
        <w:rPr>
          <w:rFonts w:hint="eastAsia"/>
        </w:rPr>
        <w:t>バランスを保つ</w:t>
      </w:r>
      <w:r>
        <w:rPr>
          <w:rFonts w:hint="eastAsia"/>
        </w:rPr>
        <w:t>「勝ち組」になれるのです。</w:t>
      </w:r>
    </w:p>
    <w:p w14:paraId="6BFA0141" w14:textId="77777777" w:rsidR="00CF329C" w:rsidRDefault="00CF329C" w:rsidP="00C75EA4"/>
    <w:p w14:paraId="4BA23939" w14:textId="6BD07CAE" w:rsidR="00CF329C" w:rsidRDefault="00CF329C" w:rsidP="00C75EA4">
      <w:r>
        <w:rPr>
          <w:rFonts w:hint="eastAsia"/>
        </w:rPr>
        <w:t>（３ページ目）</w:t>
      </w:r>
    </w:p>
    <w:p w14:paraId="1926EF74" w14:textId="1C81BD64" w:rsidR="006D6300" w:rsidRPr="00316457" w:rsidRDefault="00CF329C" w:rsidP="006D6300">
      <w:r>
        <w:rPr>
          <w:rFonts w:hint="eastAsia"/>
        </w:rPr>
        <w:t>■</w:t>
      </w:r>
      <w:r w:rsidR="002E71AD">
        <w:rPr>
          <w:rFonts w:hint="eastAsia"/>
        </w:rPr>
        <w:t>「丸まった背中」を生み出す3つの要素</w:t>
      </w:r>
      <w:del w:id="106" w:author="利明 梁川" w:date="2025-06-24T11:28:00Z" w16du:dateUtc="2025-06-24T02:28:00Z">
        <w:r w:rsidR="00BF5519" w:rsidRPr="00BF5519" w:rsidDel="00316457">
          <w:rPr>
            <w:rFonts w:hint="eastAsia"/>
            <w:b/>
            <w:bCs/>
          </w:rPr>
          <w:delText>背中が丸くなる原因は？椎間板・</w:delText>
        </w:r>
        <w:r w:rsidR="000C4522" w:rsidDel="00316457">
          <w:rPr>
            <w:rFonts w:hint="eastAsia"/>
            <w:b/>
            <w:bCs/>
          </w:rPr>
          <w:delText>筋肉・</w:delText>
        </w:r>
        <w:r w:rsidR="00BF5519" w:rsidRPr="00BF5519" w:rsidDel="00316457">
          <w:rPr>
            <w:rFonts w:hint="eastAsia"/>
            <w:b/>
            <w:bCs/>
          </w:rPr>
          <w:delText>骨</w:delText>
        </w:r>
        <w:r w:rsidR="00702236" w:rsidDel="00316457">
          <w:rPr>
            <w:rFonts w:hint="eastAsia"/>
            <w:b/>
            <w:bCs/>
          </w:rPr>
          <w:delText>、3つの連携崩壊</w:delText>
        </w:r>
      </w:del>
    </w:p>
    <w:p w14:paraId="05BCE746" w14:textId="77777777" w:rsidR="006D6300" w:rsidRPr="002E71AD" w:rsidRDefault="006D6300" w:rsidP="00316457"/>
    <w:p w14:paraId="224E6785" w14:textId="4D93462B" w:rsidR="006C3494" w:rsidRDefault="00702236" w:rsidP="00316457">
      <w:r>
        <w:rPr>
          <w:rFonts w:hint="eastAsia"/>
        </w:rPr>
        <w:t>背中が丸くなる原因には、大きく</w:t>
      </w:r>
      <w:r>
        <w:t>3つの組織が関係しています。それが、椎間板・</w:t>
      </w:r>
      <w:r w:rsidR="00405D5F">
        <w:rPr>
          <w:rFonts w:hint="eastAsia"/>
        </w:rPr>
        <w:t>筋肉・</w:t>
      </w:r>
      <w:r>
        <w:t>骨です。この3つのどれかが衰えると、互いに支え合っていたバランスが崩れ、姿勢全体が変わってしまうのです</w:t>
      </w:r>
      <w:r w:rsidR="006C3494">
        <w:rPr>
          <w:rFonts w:hint="eastAsia"/>
        </w:rPr>
        <w:t>。</w:t>
      </w:r>
    </w:p>
    <w:p w14:paraId="34E60F44" w14:textId="77777777" w:rsidR="00702236" w:rsidRDefault="00702236" w:rsidP="00702236"/>
    <w:p w14:paraId="78E47526" w14:textId="25F7CAD8" w:rsidR="00702236" w:rsidRDefault="00702236" w:rsidP="009761FF">
      <w:r>
        <w:rPr>
          <w:rFonts w:hint="eastAsia"/>
        </w:rPr>
        <w:t>なかでも要となるのが「椎間板」です。私はよく、椎間板の役割を「座布団」や「水風船」に</w:t>
      </w:r>
      <w:r w:rsidR="00405D5F">
        <w:rPr>
          <w:rFonts w:hint="eastAsia"/>
        </w:rPr>
        <w:t>例え</w:t>
      </w:r>
      <w:r>
        <w:rPr>
          <w:rFonts w:hint="eastAsia"/>
        </w:rPr>
        <w:t>ます。上下の骨の間にあり、衝撃を吸収しながら、柔らかく弾力のあるクッションとして背骨の配列（アライメント）を保っています。</w:t>
      </w:r>
    </w:p>
    <w:p w14:paraId="6F6F1DA6" w14:textId="77777777" w:rsidR="00702236" w:rsidRDefault="00702236" w:rsidP="00702236"/>
    <w:p w14:paraId="14D16A69" w14:textId="2E2D9789" w:rsidR="00702236" w:rsidRDefault="00702236" w:rsidP="009761FF">
      <w:r>
        <w:rPr>
          <w:rFonts w:hint="eastAsia"/>
        </w:rPr>
        <w:t>しかし、加齢や生活習慣の影響で椎間板の水分が減ると、弾力性が失われて中身の抜けた</w:t>
      </w:r>
      <w:r>
        <w:rPr>
          <w:rFonts w:hint="eastAsia"/>
        </w:rPr>
        <w:lastRenderedPageBreak/>
        <w:t>座布団</w:t>
      </w:r>
      <w:r w:rsidR="000B1842">
        <w:rPr>
          <w:rFonts w:hint="eastAsia"/>
        </w:rPr>
        <w:t>や水の抜けた水風船</w:t>
      </w:r>
      <w:r>
        <w:rPr>
          <w:rFonts w:hint="eastAsia"/>
        </w:rPr>
        <w:t>のように</w:t>
      </w:r>
      <w:r w:rsidR="000912A4">
        <w:rPr>
          <w:rFonts w:hint="eastAsia"/>
        </w:rPr>
        <w:t>ペシャンコ</w:t>
      </w:r>
      <w:r>
        <w:rPr>
          <w:rFonts w:hint="eastAsia"/>
        </w:rPr>
        <w:t>になります。</w:t>
      </w:r>
      <w:r w:rsidR="000B1842">
        <w:rPr>
          <w:rFonts w:hint="eastAsia"/>
        </w:rPr>
        <w:t>長年</w:t>
      </w:r>
      <w:r w:rsidR="00CF7890" w:rsidRPr="00CF7890">
        <w:t>使い続けた</w:t>
      </w:r>
      <w:r w:rsidR="000B1842">
        <w:rPr>
          <w:rFonts w:hint="eastAsia"/>
        </w:rPr>
        <w:t>カチカチの</w:t>
      </w:r>
      <w:r w:rsidR="00CF7890" w:rsidRPr="00CF7890">
        <w:t>万年床のような状態です。</w:t>
      </w:r>
      <w:r>
        <w:rPr>
          <w:rFonts w:hint="eastAsia"/>
        </w:rPr>
        <w:t>その結果、神経の通り道が狭くなり、しびれや痛みが生じることもあります。</w:t>
      </w:r>
    </w:p>
    <w:p w14:paraId="40EBF06C" w14:textId="77777777" w:rsidR="00702236" w:rsidRDefault="00702236" w:rsidP="00702236"/>
    <w:p w14:paraId="5D466B8F" w14:textId="519B55C3" w:rsidR="00CF7890" w:rsidRDefault="00CF7890" w:rsidP="009761FF">
      <w:r>
        <w:rPr>
          <w:rFonts w:hint="eastAsia"/>
        </w:rPr>
        <w:t>背中の筋肉は、椎間板の不安定さを支える大切な役割を担っています。なかでも、背骨の</w:t>
      </w:r>
      <w:r w:rsidR="005F70A7">
        <w:rPr>
          <w:rFonts w:hint="eastAsia"/>
        </w:rPr>
        <w:t>周囲</w:t>
      </w:r>
      <w:r>
        <w:rPr>
          <w:rFonts w:hint="eastAsia"/>
        </w:rPr>
        <w:t>にある多裂筋や腸腰筋といったインナーマッスル（抗重力筋）は、日常生活のなかで常に姿勢を保つために働き続けている“縁の下の力持ち”です。</w:t>
      </w:r>
    </w:p>
    <w:p w14:paraId="719938C5" w14:textId="77777777" w:rsidR="00CF7890" w:rsidRDefault="00CF7890" w:rsidP="00CF7890">
      <w:pPr>
        <w:ind w:firstLineChars="100" w:firstLine="210"/>
      </w:pPr>
    </w:p>
    <w:p w14:paraId="08B68D4D" w14:textId="4F35EC2F" w:rsidR="00C406FA" w:rsidRDefault="00CF7890" w:rsidP="009761FF">
      <w:r>
        <w:rPr>
          <w:rFonts w:hint="eastAsia"/>
        </w:rPr>
        <w:t>ところが、この重要な筋肉群は、加齢</w:t>
      </w:r>
      <w:r w:rsidR="007D4824">
        <w:rPr>
          <w:rFonts w:hint="eastAsia"/>
        </w:rPr>
        <w:t>により</w:t>
      </w:r>
      <w:r>
        <w:rPr>
          <w:rFonts w:hint="eastAsia"/>
        </w:rPr>
        <w:t>次第に萎縮し、機能が低下していきます。</w:t>
      </w:r>
      <w:r w:rsidR="005F70A7">
        <w:rPr>
          <w:rFonts w:hint="eastAsia"/>
        </w:rPr>
        <w:t>この萎縮はなかなか</w:t>
      </w:r>
      <w:r>
        <w:rPr>
          <w:rFonts w:hint="eastAsia"/>
        </w:rPr>
        <w:t>自覚しにくいのも厄介です。</w:t>
      </w:r>
    </w:p>
    <w:p w14:paraId="559F89F4" w14:textId="77777777" w:rsidR="00C406FA" w:rsidRDefault="00C406FA" w:rsidP="00CF7890">
      <w:pPr>
        <w:ind w:firstLineChars="100" w:firstLine="210"/>
      </w:pPr>
    </w:p>
    <w:p w14:paraId="1E23C605" w14:textId="787FB068" w:rsidR="00CF7890" w:rsidRDefault="00CF7890" w:rsidP="00401599">
      <w:r>
        <w:rPr>
          <w:rFonts w:hint="eastAsia"/>
        </w:rPr>
        <w:t>気づいたときにはすでに、筋肉が脂肪に置き換わっていたり、萎縮していたりすることも少なくありません。</w:t>
      </w:r>
      <w:r w:rsidR="007D4824">
        <w:rPr>
          <w:rFonts w:hint="eastAsia"/>
        </w:rPr>
        <w:t>私は、これには「酸化ストレス」（活性酸素による細胞へのダメージ）が関係していると考え、研究を続けています。</w:t>
      </w:r>
    </w:p>
    <w:p w14:paraId="1F7BF081" w14:textId="77777777" w:rsidR="009761FF" w:rsidRDefault="009761FF" w:rsidP="009761FF"/>
    <w:p w14:paraId="2D69F838" w14:textId="73BB20F0" w:rsidR="009761FF" w:rsidRDefault="009761FF" w:rsidP="009761FF">
      <w:r>
        <w:rPr>
          <w:rFonts w:hint="eastAsia"/>
        </w:rPr>
        <w:t>■</w:t>
      </w:r>
      <w:r w:rsidR="007F06C1">
        <w:rPr>
          <w:rFonts w:hint="eastAsia"/>
        </w:rPr>
        <w:t>老化した筋肉は</w:t>
      </w:r>
      <w:r w:rsidR="00BA31A5">
        <w:rPr>
          <w:rFonts w:hint="eastAsia"/>
        </w:rPr>
        <w:t>「脂肪だらけのカルビ」のようになる</w:t>
      </w:r>
    </w:p>
    <w:p w14:paraId="0C1AB583" w14:textId="58D8B9F4" w:rsidR="00CF7890" w:rsidRDefault="00CF7890" w:rsidP="00C406FA">
      <w:bookmarkStart w:id="107" w:name="_Hlk201026081"/>
    </w:p>
    <w:bookmarkEnd w:id="107"/>
    <w:p w14:paraId="6FB6E124" w14:textId="10AB467D" w:rsidR="00CF7890" w:rsidRDefault="00CF7890" w:rsidP="002E71AD">
      <w:r>
        <w:rPr>
          <w:rFonts w:hint="eastAsia"/>
        </w:rPr>
        <w:t>手術中に若い方の筋肉を見ると、血流が豊かで、</w:t>
      </w:r>
      <w:r w:rsidRPr="00CF7890">
        <w:rPr>
          <w:rFonts w:hint="eastAsia"/>
        </w:rPr>
        <w:t>赤く引き締まっていますが、高齢者では脂肪が混じり</w:t>
      </w:r>
      <w:r w:rsidR="006D060E">
        <w:rPr>
          <w:rFonts w:hint="eastAsia"/>
        </w:rPr>
        <w:t>白く</w:t>
      </w:r>
      <w:r w:rsidRPr="00CF7890">
        <w:rPr>
          <w:rFonts w:hint="eastAsia"/>
        </w:rPr>
        <w:t>変化している。</w:t>
      </w:r>
      <w:r>
        <w:rPr>
          <w:rFonts w:hint="eastAsia"/>
        </w:rPr>
        <w:t>これはちょうど、赤身肉がサシの入ったカルビに変わっていくようなものです。</w:t>
      </w:r>
    </w:p>
    <w:p w14:paraId="7CB20776" w14:textId="77777777" w:rsidR="00702236" w:rsidRDefault="00702236" w:rsidP="00702236"/>
    <w:p w14:paraId="68D89BA6" w14:textId="1B1A0888" w:rsidR="006D060E" w:rsidRDefault="000B1842" w:rsidP="002E71AD">
      <w:r>
        <w:rPr>
          <w:rFonts w:hint="eastAsia"/>
        </w:rPr>
        <w:t>若い人の骨とお年寄りの骨も質感が全く違います。</w:t>
      </w:r>
      <w:r w:rsidR="006D060E">
        <w:rPr>
          <w:rFonts w:hint="eastAsia"/>
        </w:rPr>
        <w:t>手術でスクリュー</w:t>
      </w:r>
      <w:r w:rsidR="0086454B">
        <w:rPr>
          <w:rFonts w:hint="eastAsia"/>
        </w:rPr>
        <w:t>を</w:t>
      </w:r>
      <w:r w:rsidR="006D060E">
        <w:rPr>
          <w:rFonts w:hint="eastAsia"/>
        </w:rPr>
        <w:t>入れた時のトルクの感じ方、抵抗が全然違います。お年寄りの方はもろいですし、中には指で押しただけでつぶれるような硬さの方もおられます。これが手術室で感じるリアルです。</w:t>
      </w:r>
    </w:p>
    <w:p w14:paraId="107E149B" w14:textId="77777777" w:rsidR="00702236" w:rsidRDefault="00702236" w:rsidP="00702236"/>
    <w:p w14:paraId="6C700BDE" w14:textId="44B9517B" w:rsidR="00CA5E0D" w:rsidRDefault="00702236" w:rsidP="002E71AD">
      <w:r>
        <w:rPr>
          <w:rFonts w:hint="eastAsia"/>
        </w:rPr>
        <w:t>若い人の骨密度を</w:t>
      </w:r>
      <w:r>
        <w:t>100とすると、70で骨粗しょう症、60で重症骨粗しょう症と診断されます。骨密度が下がると、ちょっとした転倒でも背骨が</w:t>
      </w:r>
      <w:r w:rsidR="003F7A08">
        <w:rPr>
          <w:rFonts w:hint="eastAsia"/>
        </w:rPr>
        <w:t>折れやすくなります。さらに</w:t>
      </w:r>
      <w:r>
        <w:t>姿勢が崩れ、呼吸や内臓機能にも悪影響が及びます。背骨に圧がかかっても、骨密度が十分であれば耐えられますが、そうでなければ圧迫骨折を引き起こし</w:t>
      </w:r>
      <w:r w:rsidR="00FF0FDB">
        <w:rPr>
          <w:rFonts w:hint="eastAsia"/>
        </w:rPr>
        <w:t>ま</w:t>
      </w:r>
      <w:r>
        <w:t>す。</w:t>
      </w:r>
    </w:p>
    <w:p w14:paraId="552BAF4C" w14:textId="77777777" w:rsidR="00CA5E0D" w:rsidRDefault="00CA5E0D" w:rsidP="00CA5E0D">
      <w:pPr>
        <w:ind w:firstLineChars="100" w:firstLine="210"/>
        <w:rPr>
          <w:b/>
          <w:bCs/>
        </w:rPr>
      </w:pPr>
      <w:r>
        <w:rPr>
          <w:rFonts w:hint="eastAsia"/>
          <w:b/>
          <w:bCs/>
        </w:rPr>
        <w:t xml:space="preserve">　</w:t>
      </w:r>
    </w:p>
    <w:p w14:paraId="380761FC" w14:textId="62B2B8D0" w:rsidR="00CA5E0D" w:rsidRDefault="00CA5E0D" w:rsidP="002E71AD">
      <w:r>
        <w:rPr>
          <w:rFonts w:hint="eastAsia"/>
        </w:rPr>
        <w:t>3つの組織は連動しながら、背中を守っているのです。ですから、背中の丸まりを防ぐには、定期的に骨密度を測り、筋肉を鍛え、</w:t>
      </w:r>
      <w:r w:rsidR="005F70A7">
        <w:rPr>
          <w:rFonts w:hint="eastAsia"/>
        </w:rPr>
        <w:t>骨と椎間板を</w:t>
      </w:r>
      <w:r>
        <w:rPr>
          <w:rFonts w:hint="eastAsia"/>
        </w:rPr>
        <w:t>保守していくことが欠かせません。</w:t>
      </w:r>
    </w:p>
    <w:p w14:paraId="64BE9A93" w14:textId="77777777" w:rsidR="002E71AD" w:rsidRDefault="002E71AD" w:rsidP="002E71AD"/>
    <w:p w14:paraId="4809FFAF" w14:textId="5ACA317D" w:rsidR="002E71AD" w:rsidRDefault="002E71AD" w:rsidP="002E71AD">
      <w:r>
        <w:rPr>
          <w:rFonts w:hint="eastAsia"/>
        </w:rPr>
        <w:t>（４ページ目）</w:t>
      </w:r>
    </w:p>
    <w:p w14:paraId="63082A72" w14:textId="622016A4" w:rsidR="002E71AD" w:rsidRDefault="002E71AD" w:rsidP="002E71AD">
      <w:r>
        <w:rPr>
          <w:rFonts w:hint="eastAsia"/>
        </w:rPr>
        <w:t>■</w:t>
      </w:r>
      <w:r w:rsidR="00F1414A">
        <w:rPr>
          <w:rFonts w:hint="eastAsia"/>
        </w:rPr>
        <w:t>シャキッと歩くために必要は運動とは</w:t>
      </w:r>
    </w:p>
    <w:p w14:paraId="7A5BDAC5" w14:textId="069E2CC5" w:rsidR="00702236" w:rsidDel="00BA31A5" w:rsidRDefault="00702236" w:rsidP="00702236">
      <w:pPr>
        <w:rPr>
          <w:del w:id="108" w:author="利明 梁川" w:date="2025-06-24T11:33:00Z" w16du:dateUtc="2025-06-24T02:33:00Z"/>
        </w:rPr>
      </w:pPr>
    </w:p>
    <w:p w14:paraId="6065EE22" w14:textId="0D2DCFE9" w:rsidR="00981777" w:rsidDel="00BA31A5" w:rsidRDefault="00A56432" w:rsidP="00D66C7C">
      <w:pPr>
        <w:rPr>
          <w:del w:id="109" w:author="利明 梁川" w:date="2025-06-24T11:33:00Z" w16du:dateUtc="2025-06-24T02:33:00Z"/>
          <w:b/>
          <w:bCs/>
        </w:rPr>
      </w:pPr>
      <w:del w:id="110" w:author="利明 梁川" w:date="2025-06-24T11:33:00Z" w16du:dateUtc="2025-06-24T02:33:00Z">
        <w:r w:rsidRPr="00A56432" w:rsidDel="00BA31A5">
          <w:rPr>
            <w:rFonts w:hint="eastAsia"/>
            <w:b/>
            <w:bCs/>
          </w:rPr>
          <w:delText>抗重力筋を鍛え</w:delText>
        </w:r>
        <w:r w:rsidR="00702236" w:rsidDel="00BA31A5">
          <w:rPr>
            <w:rFonts w:hint="eastAsia"/>
            <w:b/>
            <w:bCs/>
          </w:rPr>
          <w:delText>て</w:delText>
        </w:r>
        <w:r w:rsidR="00507F5C" w:rsidDel="00BA31A5">
          <w:rPr>
            <w:rFonts w:hint="eastAsia"/>
            <w:b/>
            <w:bCs/>
          </w:rPr>
          <w:delText>筋肉と骨をリモデリング</w:delText>
        </w:r>
        <w:r w:rsidR="00702236" w:rsidDel="00BA31A5">
          <w:rPr>
            <w:rFonts w:hint="eastAsia"/>
            <w:b/>
            <w:bCs/>
          </w:rPr>
          <w:delText>―――</w:delText>
        </w:r>
        <w:r w:rsidRPr="00A56432" w:rsidDel="00BA31A5">
          <w:rPr>
            <w:rFonts w:hint="eastAsia"/>
            <w:b/>
            <w:bCs/>
          </w:rPr>
          <w:delText>専門医が教える</w:delText>
        </w:r>
        <w:r w:rsidR="00702236" w:rsidDel="00BA31A5">
          <w:rPr>
            <w:rFonts w:hint="eastAsia"/>
            <w:b/>
            <w:bCs/>
          </w:rPr>
          <w:delText>筋肉</w:delText>
        </w:r>
        <w:r w:rsidRPr="00A56432" w:rsidDel="00BA31A5">
          <w:rPr>
            <w:rFonts w:hint="eastAsia"/>
            <w:b/>
            <w:bCs/>
          </w:rPr>
          <w:delText>再生法</w:delText>
        </w:r>
      </w:del>
    </w:p>
    <w:p w14:paraId="38D480E2" w14:textId="77777777" w:rsidR="00D66C7C" w:rsidRDefault="00D66C7C" w:rsidP="00D66C7C"/>
    <w:p w14:paraId="2B5D0838" w14:textId="54B43875" w:rsidR="00702236" w:rsidRDefault="00702236" w:rsidP="00BA31A5">
      <w:r>
        <w:rPr>
          <w:rFonts w:hint="eastAsia"/>
        </w:rPr>
        <w:t>背中の老化対策は、難しいことではありません。</w:t>
      </w:r>
      <w:r w:rsidR="00CA5E0D">
        <w:rPr>
          <w:rFonts w:hint="eastAsia"/>
        </w:rPr>
        <w:t>魔法の薬はありませんが、</w:t>
      </w:r>
      <w:r>
        <w:rPr>
          <w:rFonts w:hint="eastAsia"/>
        </w:rPr>
        <w:t>もっとも重要なのは、「背中を意識し、日常的に使うこと」です。たとえば、</w:t>
      </w:r>
      <w:r>
        <w:t>1日1～2回、壁に背をつけて背筋を伸ばすだけでも、背中の筋肉に確かな刺激が入ります。</w:t>
      </w:r>
    </w:p>
    <w:p w14:paraId="2B1110C1" w14:textId="77777777" w:rsidR="00702236" w:rsidRDefault="00702236" w:rsidP="00702236"/>
    <w:p w14:paraId="10D31888" w14:textId="62278CDD" w:rsidR="00702236" w:rsidRDefault="00507F5C" w:rsidP="00BA31A5">
      <w:r>
        <w:rPr>
          <w:rFonts w:hint="eastAsia"/>
        </w:rPr>
        <w:t>目標</w:t>
      </w:r>
      <w:r w:rsidR="00702236">
        <w:rPr>
          <w:rFonts w:hint="eastAsia"/>
        </w:rPr>
        <w:t>となるのは「強く、バランスの取れた脊椎を保つ」こと。そして、そのために必要なのが、抗重力筋を</w:t>
      </w:r>
      <w:r w:rsidR="00CA5E0D">
        <w:rPr>
          <w:rFonts w:hint="eastAsia"/>
        </w:rPr>
        <w:t>「</w:t>
      </w:r>
      <w:r w:rsidR="00702236">
        <w:rPr>
          <w:rFonts w:hint="eastAsia"/>
        </w:rPr>
        <w:t>リモデリング</w:t>
      </w:r>
      <w:r w:rsidR="00CA5E0D">
        <w:rPr>
          <w:rFonts w:hint="eastAsia"/>
        </w:rPr>
        <w:t>」</w:t>
      </w:r>
      <w:r w:rsidR="00702236">
        <w:rPr>
          <w:rFonts w:hint="eastAsia"/>
        </w:rPr>
        <w:t>する運動習慣です。抗重力筋とは、重力に逆らって姿勢を保つ筋肉群で、代表的なものに脊柱起立筋や大腿四頭筋があります。リモデリングとは、適度な刺激を与えることで筋肉が再構築・再生される代謝プロセスのこと。運動を通じてこの代謝を活性化させることで、筋肉は年齢に関係なく“応えて”くれるのです。</w:t>
      </w:r>
    </w:p>
    <w:p w14:paraId="0D60C88A" w14:textId="77777777" w:rsidR="00702236" w:rsidRDefault="00702236" w:rsidP="00702236"/>
    <w:p w14:paraId="54FA1346" w14:textId="2BAF547A" w:rsidR="00702236" w:rsidRDefault="00702236" w:rsidP="00BA31A5">
      <w:r>
        <w:rPr>
          <w:rFonts w:hint="eastAsia"/>
        </w:rPr>
        <w:t>おすすめの運動は、歩行・</w:t>
      </w:r>
      <w:ins w:id="111" w:author="誠 高橋" w:date="2025-06-24T22:10:00Z" w16du:dateUtc="2025-06-24T13:10:00Z">
        <w:r w:rsidR="00F31D0E">
          <w:rPr>
            <w:rFonts w:hint="eastAsia"/>
          </w:rPr>
          <w:t>ハーフスクワット(軽いスクワット)</w:t>
        </w:r>
      </w:ins>
      <w:del w:id="112" w:author="誠 高橋" w:date="2025-06-24T22:10:00Z" w16du:dateUtc="2025-06-24T13:10:00Z">
        <w:r w:rsidDel="00F31D0E">
          <w:rPr>
            <w:rFonts w:hint="eastAsia"/>
          </w:rPr>
          <w:delText>ジャンプ</w:delText>
        </w:r>
      </w:del>
      <w:r>
        <w:rPr>
          <w:rFonts w:hint="eastAsia"/>
        </w:rPr>
        <w:t>・水中歩行。特に水中歩行は、関節への負担が少ないうえに水の抵抗で自然に筋肉が使われ、</w:t>
      </w:r>
      <w:r w:rsidR="00507F5C">
        <w:rPr>
          <w:rFonts w:hint="eastAsia"/>
        </w:rPr>
        <w:t>慢性痛に悩む</w:t>
      </w:r>
      <w:r>
        <w:rPr>
          <w:rFonts w:hint="eastAsia"/>
        </w:rPr>
        <w:t>高齢者にも</w:t>
      </w:r>
      <w:r w:rsidR="00507F5C">
        <w:rPr>
          <w:rFonts w:hint="eastAsia"/>
        </w:rPr>
        <w:t>無理なくできるリハビリとして</w:t>
      </w:r>
      <w:r>
        <w:rPr>
          <w:rFonts w:hint="eastAsia"/>
        </w:rPr>
        <w:t>適しています。</w:t>
      </w:r>
    </w:p>
    <w:p w14:paraId="18C246AA" w14:textId="77777777" w:rsidR="00702236" w:rsidRDefault="00702236" w:rsidP="00702236"/>
    <w:p w14:paraId="12E071BC" w14:textId="4D7B8097" w:rsidR="00702236" w:rsidRDefault="00702236" w:rsidP="00BA31A5">
      <w:r>
        <w:rPr>
          <w:rFonts w:hint="eastAsia"/>
        </w:rPr>
        <w:t>日々の</w:t>
      </w:r>
      <w:r w:rsidR="00507F5C">
        <w:rPr>
          <w:rFonts w:hint="eastAsia"/>
        </w:rPr>
        <w:t>コツコツとした</w:t>
      </w:r>
      <w:r>
        <w:rPr>
          <w:rFonts w:hint="eastAsia"/>
        </w:rPr>
        <w:t>小さな積み重ねが、背中の筋肉</w:t>
      </w:r>
      <w:r w:rsidR="00507F5C">
        <w:rPr>
          <w:rFonts w:hint="eastAsia"/>
        </w:rPr>
        <w:t>ばかりではなく骨にも</w:t>
      </w:r>
      <w:r>
        <w:rPr>
          <w:rFonts w:hint="eastAsia"/>
        </w:rPr>
        <w:t>継続的な刺激を与え、リモデリングを促します。</w:t>
      </w:r>
      <w:r>
        <w:t>80代でも背筋が伸びてシャキッと歩ける人たちは、例外なく</w:t>
      </w:r>
      <w:r w:rsidR="003E3856">
        <w:rPr>
          <w:rFonts w:hint="eastAsia"/>
        </w:rPr>
        <w:t>、</w:t>
      </w:r>
      <w:r w:rsidR="005F70A7">
        <w:rPr>
          <w:rFonts w:hint="eastAsia"/>
        </w:rPr>
        <w:t>骨が強く、</w:t>
      </w:r>
      <w:r w:rsidR="003E3856">
        <w:rPr>
          <w:rFonts w:hint="eastAsia"/>
        </w:rPr>
        <w:t>背中の丸まりを意識して</w:t>
      </w:r>
      <w:r w:rsidR="0086454B">
        <w:rPr>
          <w:rFonts w:hint="eastAsia"/>
        </w:rPr>
        <w:t>身体を動かしてきた人たちです</w:t>
      </w:r>
      <w:r>
        <w:t>。</w:t>
      </w:r>
    </w:p>
    <w:p w14:paraId="5C181727" w14:textId="77777777" w:rsidR="00311DB9" w:rsidRDefault="00311DB9" w:rsidP="00C406FA"/>
    <w:p w14:paraId="7ADBD478" w14:textId="09825E8D" w:rsidR="00EA5A5F" w:rsidRDefault="00F1414A" w:rsidP="00EA5A5F">
      <w:r>
        <w:rPr>
          <w:rFonts w:hint="eastAsia"/>
        </w:rPr>
        <w:t>■</w:t>
      </w:r>
      <w:r w:rsidR="001D6993">
        <w:rPr>
          <w:rFonts w:hint="eastAsia"/>
        </w:rPr>
        <w:t>筋肉は「天然のコルセット」</w:t>
      </w:r>
      <w:del w:id="113" w:author="利明 梁川" w:date="2025-06-24T11:34:00Z" w16du:dateUtc="2025-06-24T02:34:00Z">
        <w:r w:rsidR="00EA5A5F" w:rsidRPr="00F47E2D" w:rsidDel="00F1414A">
          <w:rPr>
            <w:b/>
            <w:bCs/>
          </w:rPr>
          <w:delText>うまく老化できる人もいる――椎間板が減っても、痛み</w:delText>
        </w:r>
        <w:r w:rsidR="0086454B" w:rsidDel="00F1414A">
          <w:rPr>
            <w:rFonts w:hint="eastAsia"/>
            <w:b/>
            <w:bCs/>
          </w:rPr>
          <w:delText>が出る</w:delText>
        </w:r>
        <w:r w:rsidR="00EA5A5F" w:rsidRPr="00F47E2D" w:rsidDel="00F1414A">
          <w:rPr>
            <w:b/>
            <w:bCs/>
          </w:rPr>
          <w:delText>とは限らない</w:delText>
        </w:r>
      </w:del>
    </w:p>
    <w:p w14:paraId="6C1F1848" w14:textId="77777777" w:rsidR="00F1414A" w:rsidRDefault="00F1414A" w:rsidP="00F1414A">
      <w:pPr>
        <w:rPr>
          <w:b/>
          <w:bCs/>
        </w:rPr>
      </w:pPr>
    </w:p>
    <w:p w14:paraId="5623B91D" w14:textId="493AB42E" w:rsidR="00EA5A5F" w:rsidRPr="00F80EFA" w:rsidRDefault="00EA5A5F" w:rsidP="00F1414A">
      <w:r w:rsidRPr="00F47E2D">
        <w:t>「レントゲンで椎間板がすり減っているって言われました。これが痛みの原因ですよね？」</w:t>
      </w:r>
      <w:r w:rsidRPr="00F80EFA">
        <w:t>外来でよく耳にする言葉です。</w:t>
      </w:r>
      <w:r w:rsidRPr="00F80EFA">
        <w:rPr>
          <w:rFonts w:hint="eastAsia"/>
        </w:rPr>
        <w:t>しかし、</w:t>
      </w:r>
      <w:r w:rsidRPr="00C406FA">
        <w:t>椎間板が減っている＝痛い</w:t>
      </w:r>
      <w:r w:rsidRPr="00F80EFA">
        <w:t>とは限りません。</w:t>
      </w:r>
      <w:r w:rsidRPr="00C406FA">
        <w:t>うまく老化している人の中には、椎間板の高さが低くなっていても、痛みを感じない人もたくさんいます</w:t>
      </w:r>
      <w:r w:rsidRPr="00F80EFA">
        <w:t>。</w:t>
      </w:r>
    </w:p>
    <w:p w14:paraId="2EB00791" w14:textId="77777777" w:rsidR="003F360B" w:rsidRDefault="003F360B" w:rsidP="003F360B"/>
    <w:p w14:paraId="5E5E02FB" w14:textId="73F5905C" w:rsidR="00EA5A5F" w:rsidRPr="00F80EFA" w:rsidRDefault="00EA5A5F" w:rsidP="003F360B">
      <w:r w:rsidRPr="00F80EFA">
        <w:t>痛みのある・なしを分ける大きなポイントは、</w:t>
      </w:r>
      <w:r w:rsidRPr="00C406FA">
        <w:t>そこに「炎症」があるかどうか</w:t>
      </w:r>
      <w:r w:rsidRPr="00F80EFA">
        <w:t>。そして、その炎症を引き起こすきっかけの一つが、</w:t>
      </w:r>
      <w:r w:rsidRPr="00C406FA">
        <w:t>背骨の不安定さ</w:t>
      </w:r>
      <w:r w:rsidRPr="00F80EFA">
        <w:t>です。つまり、「狭くなっている」だけでは痛みは出ません。</w:t>
      </w:r>
      <w:r w:rsidRPr="00C406FA">
        <w:t>狭くな</w:t>
      </w:r>
      <w:r w:rsidRPr="00C406FA">
        <w:rPr>
          <w:rFonts w:hint="eastAsia"/>
        </w:rPr>
        <w:t>り</w:t>
      </w:r>
      <w:r w:rsidRPr="00C406FA">
        <w:t>、かつ</w:t>
      </w:r>
      <w:r w:rsidR="000B1842" w:rsidRPr="00C406FA">
        <w:rPr>
          <w:rFonts w:hint="eastAsia"/>
        </w:rPr>
        <w:t>グラグラと</w:t>
      </w:r>
      <w:r w:rsidRPr="00C406FA">
        <w:t>不安定になることで炎症が起こり、痛みが出る</w:t>
      </w:r>
      <w:r w:rsidRPr="00F80EFA">
        <w:t>というのが本当のところです。</w:t>
      </w:r>
    </w:p>
    <w:p w14:paraId="57A5451A" w14:textId="77777777" w:rsidR="00EA5A5F" w:rsidRPr="00F80EFA" w:rsidRDefault="00EA5A5F" w:rsidP="00EA5A5F"/>
    <w:p w14:paraId="3EEA5348" w14:textId="636C43C5" w:rsidR="00EA5A5F" w:rsidRPr="00F80EFA" w:rsidRDefault="00EA5A5F" w:rsidP="003F360B">
      <w:r w:rsidRPr="00F80EFA">
        <w:t>では、不安定さをどう防ぐか。その答えは</w:t>
      </w:r>
      <w:r w:rsidR="0086454B" w:rsidRPr="00F80EFA">
        <w:rPr>
          <w:rFonts w:hint="eastAsia"/>
        </w:rPr>
        <w:t>やはり</w:t>
      </w:r>
      <w:r w:rsidRPr="00F80EFA">
        <w:t>「筋力」です。</w:t>
      </w:r>
      <w:r w:rsidRPr="00C406FA">
        <w:t>背骨の周りの筋肉を鍛えることで、不安定さをカバーできる</w:t>
      </w:r>
      <w:r w:rsidRPr="00F80EFA">
        <w:t>。だから、筋肉は“天然のコルセット”とも呼ばれています。椎間板のすり減りに一喜一憂するのではなく、</w:t>
      </w:r>
      <w:r w:rsidRPr="00C406FA">
        <w:t>筋肉で背骨を支え、安定させることが、痛みのない老化のカギ</w:t>
      </w:r>
      <w:r w:rsidRPr="00F80EFA">
        <w:t>なのです。</w:t>
      </w:r>
      <w:r w:rsidR="00F80EFA">
        <w:rPr>
          <w:rFonts w:hint="eastAsia"/>
        </w:rPr>
        <w:t>それが「うまく老化する」ということです。</w:t>
      </w:r>
    </w:p>
    <w:p w14:paraId="3D0E5331" w14:textId="77777777" w:rsidR="00997398" w:rsidRDefault="00997398" w:rsidP="00C406FA"/>
    <w:p w14:paraId="32F86C8B" w14:textId="6631A0F0" w:rsidR="00943871" w:rsidRDefault="00997398" w:rsidP="003F360B">
      <w:r>
        <w:rPr>
          <w:rFonts w:hint="eastAsia"/>
        </w:rPr>
        <w:lastRenderedPageBreak/>
        <w:t>「うまく老いる」とは、単に若く見せることではありません。変化を早く察知し、適切に対応し、健康を維持する力のことです。その第一歩は、自分の姿勢に目を向けること。「今日の自分の背中、大丈夫かな？」と</w:t>
      </w:r>
      <w:r w:rsidR="00CC253C">
        <w:rPr>
          <w:rFonts w:hint="eastAsia"/>
        </w:rPr>
        <w:t>意識すること</w:t>
      </w:r>
      <w:r>
        <w:rPr>
          <w:rFonts w:hint="eastAsia"/>
        </w:rPr>
        <w:t>が、将来の自分への最大の投資になります。</w:t>
      </w:r>
    </w:p>
    <w:p w14:paraId="7C96B80C" w14:textId="77777777" w:rsidR="00997398" w:rsidRDefault="00997398" w:rsidP="00997398">
      <w:pPr>
        <w:pBdr>
          <w:bottom w:val="single" w:sz="6" w:space="1" w:color="auto"/>
        </w:pBdr>
        <w:ind w:firstLineChars="100" w:firstLine="210"/>
      </w:pPr>
    </w:p>
    <w:p w14:paraId="0FE1B41E" w14:textId="77777777" w:rsidR="003F360B" w:rsidRDefault="003F360B" w:rsidP="00C406FA"/>
    <w:p w14:paraId="5ECFFA48" w14:textId="570BA9F9" w:rsidR="00BC5E08" w:rsidRDefault="00BC5E08" w:rsidP="00BC5E08">
      <w:r>
        <w:rPr>
          <w:rFonts w:hint="eastAsia"/>
        </w:rPr>
        <w:t>野尻</w:t>
      </w:r>
      <w:r w:rsidR="00122500">
        <w:rPr>
          <w:rFonts w:hint="eastAsia"/>
        </w:rPr>
        <w:t xml:space="preserve"> </w:t>
      </w:r>
      <w:r>
        <w:rPr>
          <w:rFonts w:hint="eastAsia"/>
        </w:rPr>
        <w:t>英俊（のじり・ひでとし）</w:t>
      </w:r>
    </w:p>
    <w:p w14:paraId="6BC17338" w14:textId="77777777" w:rsidR="00BC5E08" w:rsidRDefault="00BC5E08" w:rsidP="00BC5E08">
      <w:r>
        <w:rPr>
          <w:rFonts w:hint="eastAsia"/>
        </w:rPr>
        <w:t>医師、医学博士。</w:t>
      </w:r>
    </w:p>
    <w:p w14:paraId="270E4691" w14:textId="77777777" w:rsidR="00122500" w:rsidRDefault="00122500" w:rsidP="00BC5E08"/>
    <w:p w14:paraId="5DB69C12" w14:textId="64765F46" w:rsidR="00BC5E08" w:rsidRDefault="00BC5E08" w:rsidP="00BC5E08">
      <w:r>
        <w:rPr>
          <w:rFonts w:hint="eastAsia"/>
        </w:rPr>
        <w:t>整形外科専門医、脊椎脊髄外科専門医、脊椎脊髄外科指導医。</w:t>
      </w:r>
      <w:r>
        <w:t>1997年、順天堂大学医学部を卒業後、同大学附属順天堂医院にて</w:t>
      </w:r>
      <w:r>
        <w:rPr>
          <w:rFonts w:hint="eastAsia"/>
        </w:rPr>
        <w:t>キャリアをスタート。的確な診断と精度の高い手術を心がけて研鑽を積み、これまでに数多くの背中に問題を抱える人々を救ってきた。現在は、</w:t>
      </w:r>
      <w:r>
        <w:t>2019年に新設された同大学の脊椎脊髄センターで、</w:t>
      </w:r>
      <w:r>
        <w:rPr>
          <w:rFonts w:hint="eastAsia"/>
        </w:rPr>
        <w:t>副センター長の重責を担っている。専門は脊椎変性疾患、脊柱変形。</w:t>
      </w:r>
      <w:r w:rsidR="003E4FB7">
        <w:rPr>
          <w:rFonts w:hint="eastAsia"/>
        </w:rPr>
        <w:t>著書に</w:t>
      </w:r>
      <w:r w:rsidR="003E4FB7" w:rsidRPr="003E4FB7">
        <w:rPr>
          <w:rFonts w:hint="eastAsia"/>
        </w:rPr>
        <w:t>『人は背中から老いていく　丸まった背中の改善が、「動ける体」のはじまり』（アスコ</w:t>
      </w:r>
      <w:r w:rsidR="003E4FB7">
        <w:rPr>
          <w:rFonts w:hint="eastAsia"/>
        </w:rPr>
        <w:t>ム）がある。</w:t>
      </w:r>
    </w:p>
    <w:sectPr w:rsidR="00BC5E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7" w:author="菅原 雄太" w:date="2025-06-24T15:56:00Z" w:initials="菅原">
    <w:p w14:paraId="641EE4C7" w14:textId="77777777" w:rsidR="00916F4D" w:rsidRDefault="00916F4D" w:rsidP="00916F4D">
      <w:pPr>
        <w:pStyle w:val="af1"/>
      </w:pPr>
      <w:r>
        <w:rPr>
          <w:rStyle w:val="af0"/>
        </w:rPr>
        <w:annotationRef/>
      </w:r>
      <w:hyperlink r:id="rId1" w:history="1">
        <w:r w:rsidRPr="007F3A64">
          <w:rPr>
            <w:rStyle w:val="af5"/>
          </w:rPr>
          <w:t>https://pubmed.ncbi.nlm.nih.gov/15450042/</w:t>
        </w:r>
      </w:hyperlink>
      <w:r>
        <w:t>？</w:t>
      </w:r>
    </w:p>
  </w:comment>
  <w:comment w:id="58" w:author="菅原 雄太" w:date="2025-06-24T15:57:00Z" w:initials="菅原">
    <w:p w14:paraId="0900CCB5" w14:textId="77777777" w:rsidR="00916F4D" w:rsidRDefault="00916F4D" w:rsidP="00916F4D">
      <w:pPr>
        <w:pStyle w:val="af1"/>
      </w:pPr>
      <w:r>
        <w:rPr>
          <w:rStyle w:val="af0"/>
        </w:rPr>
        <w:annotationRef/>
      </w:r>
      <w:r>
        <w:t>リンクを明示していただければ</w:t>
      </w:r>
    </w:p>
  </w:comment>
  <w:comment w:id="61" w:author="菅原 雄太" w:date="2025-06-24T15:57:00Z" w:initials="菅原">
    <w:p w14:paraId="5D23994B" w14:textId="77777777" w:rsidR="00916F4D" w:rsidRDefault="00916F4D" w:rsidP="00916F4D">
      <w:pPr>
        <w:pStyle w:val="af1"/>
      </w:pPr>
      <w:r>
        <w:rPr>
          <w:rStyle w:val="af0"/>
        </w:rPr>
        <w:annotationRef/>
      </w:r>
      <w:r>
        <w:t>リンク？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1EE4C7" w15:done="0"/>
  <w15:commentEx w15:paraId="0900CCB5" w15:paraIdParent="641EE4C7" w15:done="0"/>
  <w15:commentEx w15:paraId="5D2399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56128A" w16cex:dateUtc="2025-06-24T06:56:00Z"/>
  <w16cex:commentExtensible w16cex:durableId="7FB0A415" w16cex:dateUtc="2025-06-24T06:57:00Z"/>
  <w16cex:commentExtensible w16cex:durableId="148AC1FF" w16cex:dateUtc="2025-06-24T06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1EE4C7" w16cid:durableId="0156128A"/>
  <w16cid:commentId w16cid:paraId="0900CCB5" w16cid:durableId="7FB0A415"/>
  <w16cid:commentId w16cid:paraId="5D23994B" w16cid:durableId="148AC1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E69A" w14:textId="77777777" w:rsidR="00F76367" w:rsidRDefault="00F76367" w:rsidP="009739DE">
      <w:r>
        <w:separator/>
      </w:r>
    </w:p>
  </w:endnote>
  <w:endnote w:type="continuationSeparator" w:id="0">
    <w:p w14:paraId="43D2742E" w14:textId="77777777" w:rsidR="00F76367" w:rsidRDefault="00F76367" w:rsidP="00973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F0AA" w14:textId="77777777" w:rsidR="00F76367" w:rsidRDefault="00F76367" w:rsidP="009739DE">
      <w:r>
        <w:separator/>
      </w:r>
    </w:p>
  </w:footnote>
  <w:footnote w:type="continuationSeparator" w:id="0">
    <w:p w14:paraId="5B3EB59B" w14:textId="77777777" w:rsidR="00F76367" w:rsidRDefault="00F76367" w:rsidP="00973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A444E"/>
    <w:multiLevelType w:val="hybridMultilevel"/>
    <w:tmpl w:val="72CC59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41067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菅原 雄太">
    <w15:presenceInfo w15:providerId="AD" w15:userId="S-1-5-21-1265096125-3570428065-1457687945-3992"/>
  </w15:person>
  <w15:person w15:author="利明 梁川">
    <w15:presenceInfo w15:providerId="Windows Live" w15:userId="1c731d5eac4a8b85"/>
  </w15:person>
  <w15:person w15:author="誠 高橋">
    <w15:presenceInfo w15:providerId="Windows Live" w15:userId="7f1da9921f4f08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B8"/>
    <w:rsid w:val="00004CEA"/>
    <w:rsid w:val="00017A0F"/>
    <w:rsid w:val="00026D20"/>
    <w:rsid w:val="00032447"/>
    <w:rsid w:val="00050713"/>
    <w:rsid w:val="000912A4"/>
    <w:rsid w:val="000A0C74"/>
    <w:rsid w:val="000A5D70"/>
    <w:rsid w:val="000B1842"/>
    <w:rsid w:val="000C4522"/>
    <w:rsid w:val="000E08D1"/>
    <w:rsid w:val="000E7872"/>
    <w:rsid w:val="000F5DE1"/>
    <w:rsid w:val="00100CB3"/>
    <w:rsid w:val="00110505"/>
    <w:rsid w:val="00120C1C"/>
    <w:rsid w:val="00122500"/>
    <w:rsid w:val="00157ACC"/>
    <w:rsid w:val="001611E5"/>
    <w:rsid w:val="0018145A"/>
    <w:rsid w:val="00184A90"/>
    <w:rsid w:val="001B39EB"/>
    <w:rsid w:val="001D6993"/>
    <w:rsid w:val="00216644"/>
    <w:rsid w:val="002209B8"/>
    <w:rsid w:val="002223B8"/>
    <w:rsid w:val="00232592"/>
    <w:rsid w:val="00245D45"/>
    <w:rsid w:val="00250A61"/>
    <w:rsid w:val="00255497"/>
    <w:rsid w:val="00271570"/>
    <w:rsid w:val="00291B25"/>
    <w:rsid w:val="002B5630"/>
    <w:rsid w:val="002B7737"/>
    <w:rsid w:val="002E38BF"/>
    <w:rsid w:val="002E71AD"/>
    <w:rsid w:val="00311DB9"/>
    <w:rsid w:val="00316457"/>
    <w:rsid w:val="00322DF9"/>
    <w:rsid w:val="0032574B"/>
    <w:rsid w:val="0034026D"/>
    <w:rsid w:val="00350FF4"/>
    <w:rsid w:val="003915FB"/>
    <w:rsid w:val="00396BFE"/>
    <w:rsid w:val="003A265A"/>
    <w:rsid w:val="003A4996"/>
    <w:rsid w:val="003C2B19"/>
    <w:rsid w:val="003C6AE1"/>
    <w:rsid w:val="003E3856"/>
    <w:rsid w:val="003E415A"/>
    <w:rsid w:val="003E4FB7"/>
    <w:rsid w:val="003F19B0"/>
    <w:rsid w:val="003F360B"/>
    <w:rsid w:val="003F7A08"/>
    <w:rsid w:val="00401599"/>
    <w:rsid w:val="00405D5F"/>
    <w:rsid w:val="00447878"/>
    <w:rsid w:val="00463FC1"/>
    <w:rsid w:val="004A4672"/>
    <w:rsid w:val="004D3AC4"/>
    <w:rsid w:val="004E1CF7"/>
    <w:rsid w:val="004E4DB0"/>
    <w:rsid w:val="0050087A"/>
    <w:rsid w:val="005014A8"/>
    <w:rsid w:val="00507F5C"/>
    <w:rsid w:val="00507F85"/>
    <w:rsid w:val="00510BAD"/>
    <w:rsid w:val="005247F6"/>
    <w:rsid w:val="00535B9D"/>
    <w:rsid w:val="00575B88"/>
    <w:rsid w:val="005F70A7"/>
    <w:rsid w:val="006075A1"/>
    <w:rsid w:val="006170FB"/>
    <w:rsid w:val="0063672F"/>
    <w:rsid w:val="00671EB1"/>
    <w:rsid w:val="006A5105"/>
    <w:rsid w:val="006C3494"/>
    <w:rsid w:val="006C5730"/>
    <w:rsid w:val="006D060E"/>
    <w:rsid w:val="006D6300"/>
    <w:rsid w:val="006E382A"/>
    <w:rsid w:val="00702236"/>
    <w:rsid w:val="00722B6E"/>
    <w:rsid w:val="00734F8C"/>
    <w:rsid w:val="00743326"/>
    <w:rsid w:val="0074694B"/>
    <w:rsid w:val="00760DD7"/>
    <w:rsid w:val="00763625"/>
    <w:rsid w:val="0077410F"/>
    <w:rsid w:val="007A3C33"/>
    <w:rsid w:val="007B3422"/>
    <w:rsid w:val="007D4824"/>
    <w:rsid w:val="007F06C1"/>
    <w:rsid w:val="00860CB0"/>
    <w:rsid w:val="008614AE"/>
    <w:rsid w:val="0086454B"/>
    <w:rsid w:val="0087150F"/>
    <w:rsid w:val="0089302F"/>
    <w:rsid w:val="00893B34"/>
    <w:rsid w:val="008A5C1F"/>
    <w:rsid w:val="009043D3"/>
    <w:rsid w:val="00916F4D"/>
    <w:rsid w:val="00923210"/>
    <w:rsid w:val="00943871"/>
    <w:rsid w:val="00953996"/>
    <w:rsid w:val="00961EC9"/>
    <w:rsid w:val="009739DE"/>
    <w:rsid w:val="009761FF"/>
    <w:rsid w:val="00981777"/>
    <w:rsid w:val="00997398"/>
    <w:rsid w:val="009A07F7"/>
    <w:rsid w:val="009A17FA"/>
    <w:rsid w:val="009C497E"/>
    <w:rsid w:val="00A238C9"/>
    <w:rsid w:val="00A25296"/>
    <w:rsid w:val="00A4677A"/>
    <w:rsid w:val="00A5058E"/>
    <w:rsid w:val="00A56432"/>
    <w:rsid w:val="00A657D0"/>
    <w:rsid w:val="00A71979"/>
    <w:rsid w:val="00A730DA"/>
    <w:rsid w:val="00A77EF9"/>
    <w:rsid w:val="00AA0DFC"/>
    <w:rsid w:val="00AE4595"/>
    <w:rsid w:val="00AF529B"/>
    <w:rsid w:val="00B03E06"/>
    <w:rsid w:val="00B10314"/>
    <w:rsid w:val="00B608E8"/>
    <w:rsid w:val="00B92DA8"/>
    <w:rsid w:val="00B95194"/>
    <w:rsid w:val="00BA31A5"/>
    <w:rsid w:val="00BB62B4"/>
    <w:rsid w:val="00BC5E08"/>
    <w:rsid w:val="00BD6634"/>
    <w:rsid w:val="00BD7461"/>
    <w:rsid w:val="00BF5519"/>
    <w:rsid w:val="00C3035C"/>
    <w:rsid w:val="00C406FA"/>
    <w:rsid w:val="00C75EA4"/>
    <w:rsid w:val="00C85A7F"/>
    <w:rsid w:val="00CA5E0D"/>
    <w:rsid w:val="00CC253C"/>
    <w:rsid w:val="00CD4ADE"/>
    <w:rsid w:val="00CE0FC8"/>
    <w:rsid w:val="00CF329C"/>
    <w:rsid w:val="00CF7890"/>
    <w:rsid w:val="00D47305"/>
    <w:rsid w:val="00D62B70"/>
    <w:rsid w:val="00D66C7C"/>
    <w:rsid w:val="00D8458A"/>
    <w:rsid w:val="00D8704C"/>
    <w:rsid w:val="00DA0C72"/>
    <w:rsid w:val="00DA2340"/>
    <w:rsid w:val="00DA3630"/>
    <w:rsid w:val="00DA62CD"/>
    <w:rsid w:val="00DB0DB8"/>
    <w:rsid w:val="00DD57E1"/>
    <w:rsid w:val="00DE75A1"/>
    <w:rsid w:val="00E14F3A"/>
    <w:rsid w:val="00E515C3"/>
    <w:rsid w:val="00E552BC"/>
    <w:rsid w:val="00E65026"/>
    <w:rsid w:val="00E72A75"/>
    <w:rsid w:val="00E955C5"/>
    <w:rsid w:val="00EA5A5F"/>
    <w:rsid w:val="00EB4003"/>
    <w:rsid w:val="00EF47A1"/>
    <w:rsid w:val="00EF5051"/>
    <w:rsid w:val="00F010CB"/>
    <w:rsid w:val="00F1414A"/>
    <w:rsid w:val="00F214B4"/>
    <w:rsid w:val="00F31D0E"/>
    <w:rsid w:val="00F47E2D"/>
    <w:rsid w:val="00F644B4"/>
    <w:rsid w:val="00F75A03"/>
    <w:rsid w:val="00F76367"/>
    <w:rsid w:val="00F80EFA"/>
    <w:rsid w:val="00F94C65"/>
    <w:rsid w:val="00FA50BE"/>
    <w:rsid w:val="00FB18C5"/>
    <w:rsid w:val="00FB59E3"/>
    <w:rsid w:val="00FF0FDB"/>
    <w:rsid w:val="00FF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7FAABB"/>
  <w15:chartTrackingRefBased/>
  <w15:docId w15:val="{E04A5C09-B919-4F13-B982-C0F79AEA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3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3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3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3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3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3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3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3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23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23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23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223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23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23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23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23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23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23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3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23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3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23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3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23B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23B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223B8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A50B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relative">
    <w:name w:val="relative"/>
    <w:basedOn w:val="a0"/>
    <w:rsid w:val="00FA50BE"/>
  </w:style>
  <w:style w:type="character" w:customStyle="1" w:styleId="ms-1">
    <w:name w:val="ms-1"/>
    <w:basedOn w:val="a0"/>
    <w:rsid w:val="00FA50BE"/>
  </w:style>
  <w:style w:type="character" w:customStyle="1" w:styleId="max-w-full">
    <w:name w:val="max-w-full"/>
    <w:basedOn w:val="a0"/>
    <w:rsid w:val="00FA50BE"/>
  </w:style>
  <w:style w:type="character" w:customStyle="1" w:styleId="-me-1">
    <w:name w:val="-me-1"/>
    <w:basedOn w:val="a0"/>
    <w:rsid w:val="00FA50BE"/>
  </w:style>
  <w:style w:type="character" w:styleId="aa">
    <w:name w:val="Strong"/>
    <w:basedOn w:val="a0"/>
    <w:uiPriority w:val="22"/>
    <w:qFormat/>
    <w:rsid w:val="00FA50BE"/>
    <w:rPr>
      <w:b/>
      <w:bCs/>
    </w:rPr>
  </w:style>
  <w:style w:type="paragraph" w:styleId="ab">
    <w:name w:val="header"/>
    <w:basedOn w:val="a"/>
    <w:link w:val="ac"/>
    <w:uiPriority w:val="99"/>
    <w:unhideWhenUsed/>
    <w:rsid w:val="009739D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9739DE"/>
  </w:style>
  <w:style w:type="paragraph" w:styleId="ad">
    <w:name w:val="footer"/>
    <w:basedOn w:val="a"/>
    <w:link w:val="ae"/>
    <w:uiPriority w:val="99"/>
    <w:unhideWhenUsed/>
    <w:rsid w:val="009739D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9739DE"/>
  </w:style>
  <w:style w:type="paragraph" w:styleId="af">
    <w:name w:val="Revision"/>
    <w:hidden/>
    <w:uiPriority w:val="99"/>
    <w:semiHidden/>
    <w:rsid w:val="009739DE"/>
  </w:style>
  <w:style w:type="character" w:styleId="af0">
    <w:name w:val="annotation reference"/>
    <w:basedOn w:val="a0"/>
    <w:uiPriority w:val="99"/>
    <w:semiHidden/>
    <w:unhideWhenUsed/>
    <w:rsid w:val="006C3494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6C3494"/>
  </w:style>
  <w:style w:type="character" w:customStyle="1" w:styleId="af2">
    <w:name w:val="コメント文字列 (文字)"/>
    <w:basedOn w:val="a0"/>
    <w:link w:val="af1"/>
    <w:uiPriority w:val="99"/>
    <w:rsid w:val="006C3494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C3494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6C3494"/>
    <w:rPr>
      <w:b/>
      <w:bCs/>
    </w:rPr>
  </w:style>
  <w:style w:type="character" w:styleId="af5">
    <w:name w:val="Hyperlink"/>
    <w:basedOn w:val="a0"/>
    <w:uiPriority w:val="99"/>
    <w:unhideWhenUsed/>
    <w:rsid w:val="00916F4D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916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pubmed.ncbi.nlm.nih.gov/15450042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C5B1F-ACE8-44FC-B3F3-557E1D146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誠 高橋</dc:creator>
  <cp:keywords/>
  <dc:description/>
  <cp:lastModifiedBy>利明 梁川</cp:lastModifiedBy>
  <cp:revision>4</cp:revision>
  <cp:lastPrinted>2025-06-16T23:51:00Z</cp:lastPrinted>
  <dcterms:created xsi:type="dcterms:W3CDTF">2025-06-24T13:12:00Z</dcterms:created>
  <dcterms:modified xsi:type="dcterms:W3CDTF">2025-06-25T00:58:00Z</dcterms:modified>
</cp:coreProperties>
</file>