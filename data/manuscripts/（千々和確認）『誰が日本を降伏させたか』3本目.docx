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972AE7" w14:textId="50CF2C4A" w:rsidR="00894891" w:rsidRDefault="00894891" w:rsidP="00004724">
      <w:r>
        <w:rPr>
          <w:rFonts w:hint="eastAsia"/>
        </w:rPr>
        <w:t>・抜粋箇所</w:t>
      </w:r>
    </w:p>
    <w:p w14:paraId="36E30287" w14:textId="1E811315" w:rsidR="00894891" w:rsidRDefault="00894891" w:rsidP="00894891">
      <w:r>
        <w:t>p.140-147「考えられるのである。」</w:t>
      </w:r>
      <w:r>
        <w:rPr>
          <w:rFonts w:hint="eastAsia"/>
        </w:rPr>
        <w:t>までと</w:t>
      </w:r>
      <w:r>
        <w:t>p.156「たしかに」-163「一連の戦争なのである。」まで</w:t>
      </w:r>
    </w:p>
    <w:p w14:paraId="1B3D81C2" w14:textId="77777777" w:rsidR="00894891" w:rsidRDefault="00894891" w:rsidP="00004724"/>
    <w:p w14:paraId="6680EB6E" w14:textId="2755A23B" w:rsidR="00004724" w:rsidRPr="00A62F1F" w:rsidRDefault="00004724" w:rsidP="00004724">
      <w:r w:rsidRPr="00A62F1F">
        <w:rPr>
          <w:rFonts w:hint="eastAsia"/>
        </w:rPr>
        <w:t>・タイトル</w:t>
      </w:r>
    </w:p>
    <w:p w14:paraId="0F0F2EC8" w14:textId="5C52388D" w:rsidR="00791F13" w:rsidRPr="00A62F1F" w:rsidRDefault="00791F13" w:rsidP="00004724">
      <w:r w:rsidRPr="00A62F1F">
        <w:rPr>
          <w:rFonts w:hint="eastAsia"/>
        </w:rPr>
        <w:t>広島に原爆が落とされても戦争をやめる気はなかった…日本の戦争指導者が</w:t>
      </w:r>
      <w:r w:rsidRPr="00A62F1F">
        <w:t>‷敗戦”を受け入れた決定的瞬間</w:t>
      </w:r>
    </w:p>
    <w:p w14:paraId="30377B30" w14:textId="77777777" w:rsidR="00791F13" w:rsidRPr="00A62F1F" w:rsidRDefault="00791F13" w:rsidP="00004724"/>
    <w:p w14:paraId="6F3F655C" w14:textId="77777777" w:rsidR="00004724" w:rsidRDefault="00004724" w:rsidP="00004724">
      <w:r w:rsidRPr="00A62F1F">
        <w:rPr>
          <w:rFonts w:hint="eastAsia"/>
        </w:rPr>
        <w:t>・サブタイトル</w:t>
      </w:r>
    </w:p>
    <w:p w14:paraId="18E97120" w14:textId="77777777" w:rsidR="0057250D" w:rsidRPr="00A62F1F" w:rsidRDefault="0057250D" w:rsidP="0057250D">
      <w:r w:rsidRPr="00A62F1F">
        <w:rPr>
          <w:rFonts w:hint="eastAsia"/>
        </w:rPr>
        <w:t>昭和天皇の</w:t>
      </w:r>
      <w:r w:rsidRPr="00A62F1F">
        <w:t>”聖断”に影響を与えた｢運命の</w:t>
      </w:r>
      <w:r w:rsidRPr="00A62F1F">
        <w:rPr>
          <w:rFonts w:hint="eastAsia"/>
        </w:rPr>
        <w:t>5</w:t>
      </w:r>
      <w:r w:rsidRPr="00A62F1F">
        <w:t>日間｣</w:t>
      </w:r>
    </w:p>
    <w:p w14:paraId="59AAC075" w14:textId="77777777" w:rsidR="0057250D" w:rsidRPr="0057250D" w:rsidRDefault="0057250D" w:rsidP="00004724"/>
    <w:p w14:paraId="57C89604" w14:textId="77777777" w:rsidR="00004724" w:rsidRPr="00A62F1F" w:rsidRDefault="00004724" w:rsidP="00004724">
      <w:r w:rsidRPr="00A62F1F">
        <w:rPr>
          <w:rFonts w:hint="eastAsia"/>
        </w:rPr>
        <w:t>・リード</w:t>
      </w:r>
    </w:p>
    <w:p w14:paraId="45300DFD" w14:textId="6BEA2B79" w:rsidR="00004724" w:rsidRPr="00A62F1F" w:rsidRDefault="004A5302" w:rsidP="00004724">
      <w:r w:rsidRPr="00A62F1F">
        <w:rPr>
          <w:rFonts w:hint="eastAsia"/>
        </w:rPr>
        <w:t>1945年8月、</w:t>
      </w:r>
      <w:r w:rsidR="00C33A24" w:rsidRPr="00A62F1F">
        <w:rPr>
          <w:rFonts w:hint="eastAsia"/>
        </w:rPr>
        <w:t>なぜ日本は</w:t>
      </w:r>
      <w:r w:rsidR="009F5AC4" w:rsidRPr="00A62F1F">
        <w:rPr>
          <w:rFonts w:hint="eastAsia"/>
        </w:rPr>
        <w:t>ポツダム宣言を受諾し、降伏すると決めたのか</w:t>
      </w:r>
      <w:r w:rsidR="00C33A24" w:rsidRPr="00A62F1F">
        <w:rPr>
          <w:rFonts w:hint="eastAsia"/>
        </w:rPr>
        <w:t>。</w:t>
      </w:r>
      <w:ins w:id="0" w:author="泰明 千々和" w:date="2025-07-25T16:58:00Z">
        <w:r w:rsidR="00A8434D">
          <w:rPr>
            <w:rFonts w:hint="eastAsia"/>
          </w:rPr>
          <w:t>戦争終結論を研究する</w:t>
        </w:r>
      </w:ins>
      <w:del w:id="1" w:author="泰明 千々和" w:date="2025-07-25T16:58:00Z">
        <w:r w:rsidR="007D216E" w:rsidRPr="00A62F1F" w:rsidDel="00A8434D">
          <w:rPr>
            <w:rFonts w:hint="eastAsia"/>
          </w:rPr>
          <w:delText>防衛省防衛研究所国際紛争史研究室長</w:delText>
        </w:r>
      </w:del>
      <w:del w:id="2" w:author="泰明 千々和" w:date="2025-07-25T16:59:00Z">
        <w:r w:rsidR="007D216E" w:rsidRPr="00A62F1F" w:rsidDel="00A8434D">
          <w:rPr>
            <w:rFonts w:hint="eastAsia"/>
          </w:rPr>
          <w:delText>の</w:delText>
        </w:r>
      </w:del>
      <w:r w:rsidR="007D216E" w:rsidRPr="00A62F1F">
        <w:rPr>
          <w:rFonts w:hint="eastAsia"/>
        </w:rPr>
        <w:t>千々和泰明さんは「</w:t>
      </w:r>
      <w:r w:rsidR="00570AAB" w:rsidRPr="00A62F1F">
        <w:rPr>
          <w:rFonts w:hint="eastAsia"/>
        </w:rPr>
        <w:t>広島と長崎に原爆を投下されたことを敗戦の要因とする</w:t>
      </w:r>
      <w:r w:rsidR="006B0A94" w:rsidRPr="00A62F1F">
        <w:rPr>
          <w:rFonts w:hint="eastAsia"/>
        </w:rPr>
        <w:t>、</w:t>
      </w:r>
      <w:r w:rsidR="00570AAB" w:rsidRPr="00A62F1F">
        <w:rPr>
          <w:rFonts w:hint="eastAsia"/>
        </w:rPr>
        <w:t>『核要因説』が</w:t>
      </w:r>
      <w:ins w:id="3" w:author="泰明 千々和" w:date="2025-07-25T16:59:00Z">
        <w:r w:rsidR="00A8434D">
          <w:rPr>
            <w:rFonts w:hint="eastAsia"/>
          </w:rPr>
          <w:t>一般的には</w:t>
        </w:r>
      </w:ins>
      <w:del w:id="4" w:author="泰明 千々和" w:date="2025-07-25T16:59:00Z">
        <w:r w:rsidR="00C416E8" w:rsidRPr="00A62F1F" w:rsidDel="00A8434D">
          <w:rPr>
            <w:rFonts w:hint="eastAsia"/>
          </w:rPr>
          <w:delText>研究者のなかでは</w:delText>
        </w:r>
      </w:del>
      <w:r w:rsidR="00570AAB" w:rsidRPr="00A62F1F">
        <w:rPr>
          <w:rFonts w:hint="eastAsia"/>
        </w:rPr>
        <w:t>主流</w:t>
      </w:r>
      <w:r w:rsidR="00EF4549" w:rsidRPr="00A62F1F">
        <w:rPr>
          <w:rFonts w:hint="eastAsia"/>
        </w:rPr>
        <w:t>。ただ、</w:t>
      </w:r>
      <w:ins w:id="5" w:author="泰明 千々和" w:date="2025-07-25T16:59:00Z">
        <w:r w:rsidR="00A8434D">
          <w:rPr>
            <w:rFonts w:hint="eastAsia"/>
          </w:rPr>
          <w:t>米国</w:t>
        </w:r>
      </w:ins>
      <w:del w:id="6" w:author="泰明 千々和" w:date="2025-07-25T16:59:00Z">
        <w:r w:rsidR="00EF4549" w:rsidRPr="00A62F1F" w:rsidDel="00A8434D">
          <w:rPr>
            <w:rFonts w:hint="eastAsia"/>
          </w:rPr>
          <w:delText>アメリカ</w:delText>
        </w:r>
      </w:del>
      <w:r w:rsidR="00EF4549" w:rsidRPr="00A62F1F">
        <w:rPr>
          <w:rFonts w:hint="eastAsia"/>
        </w:rPr>
        <w:t>側の目的や、日本に対する効果を検証していくと</w:t>
      </w:r>
      <w:r w:rsidR="00B44401" w:rsidRPr="00A62F1F">
        <w:rPr>
          <w:rFonts w:hint="eastAsia"/>
        </w:rPr>
        <w:t>、</w:t>
      </w:r>
      <w:r w:rsidR="00343C99" w:rsidRPr="00A62F1F">
        <w:rPr>
          <w:rFonts w:hint="eastAsia"/>
        </w:rPr>
        <w:t>ソ連参戦を要因とする</w:t>
      </w:r>
      <w:r w:rsidR="00C416E8" w:rsidRPr="00A62F1F">
        <w:rPr>
          <w:rFonts w:hint="eastAsia"/>
        </w:rPr>
        <w:t>『ソ連要因説』</w:t>
      </w:r>
      <w:r w:rsidR="00B34805" w:rsidRPr="00A62F1F">
        <w:rPr>
          <w:rFonts w:hint="eastAsia"/>
        </w:rPr>
        <w:t>に</w:t>
      </w:r>
      <w:r w:rsidR="00C457E3" w:rsidRPr="00A62F1F">
        <w:rPr>
          <w:rFonts w:hint="eastAsia"/>
        </w:rPr>
        <w:t>妥当性があることがわかる」という――。（第3回／全3回）</w:t>
      </w:r>
    </w:p>
    <w:p w14:paraId="5F958A62" w14:textId="77777777" w:rsidR="00004724" w:rsidRPr="00A62F1F" w:rsidRDefault="00004724" w:rsidP="00004724"/>
    <w:p w14:paraId="06EACBE3" w14:textId="03B5A9CD" w:rsidR="00004724" w:rsidRPr="00A62F1F" w:rsidRDefault="00004724" w:rsidP="00004724">
      <w:r w:rsidRPr="00A62F1F">
        <w:rPr>
          <w:rFonts w:hint="eastAsia"/>
        </w:rPr>
        <w:t>※本稿は、千々和泰明『誰が日本を降伏させたか</w:t>
      </w:r>
      <w:ins w:id="7" w:author="泰明 千々和" w:date="2025-07-25T17:03:00Z">
        <w:r w:rsidR="00A8434D">
          <w:rPr>
            <w:rFonts w:hint="eastAsia"/>
          </w:rPr>
          <w:t>―</w:t>
        </w:r>
      </w:ins>
      <w:del w:id="8" w:author="泰明 千々和" w:date="2025-07-25T17:03:00Z">
        <w:r w:rsidRPr="00A62F1F" w:rsidDel="00A8434D">
          <w:delText xml:space="preserve"> </w:delText>
        </w:r>
      </w:del>
      <w:r w:rsidRPr="00A62F1F">
        <w:t>原爆投下、ソ連参戦、そして聖断』（PHP新書）の一部を再編集したものです。</w:t>
      </w:r>
    </w:p>
    <w:p w14:paraId="789C87B9" w14:textId="77777777" w:rsidR="00004724" w:rsidRPr="00A8434D" w:rsidRDefault="00004724" w:rsidP="00004724"/>
    <w:p w14:paraId="280FB041" w14:textId="047DD94A" w:rsidR="00004724" w:rsidRPr="00A62F1F" w:rsidRDefault="00004724" w:rsidP="00004724">
      <w:r w:rsidRPr="00A62F1F">
        <w:rPr>
          <w:rFonts w:hint="eastAsia"/>
        </w:rPr>
        <w:t>■</w:t>
      </w:r>
      <w:r w:rsidR="005C5A1A" w:rsidRPr="00A62F1F">
        <w:rPr>
          <w:rFonts w:hint="eastAsia"/>
        </w:rPr>
        <w:t>日本を降伏させたのは</w:t>
      </w:r>
      <w:r w:rsidR="004A1A78" w:rsidRPr="00A62F1F">
        <w:rPr>
          <w:rFonts w:hint="eastAsia"/>
        </w:rPr>
        <w:t>「</w:t>
      </w:r>
      <w:r w:rsidR="005C5A1A" w:rsidRPr="00A62F1F">
        <w:rPr>
          <w:rFonts w:hint="eastAsia"/>
        </w:rPr>
        <w:t>原爆</w:t>
      </w:r>
      <w:r w:rsidR="004A1A78" w:rsidRPr="00A62F1F">
        <w:rPr>
          <w:rFonts w:hint="eastAsia"/>
        </w:rPr>
        <w:t>」</w:t>
      </w:r>
      <w:r w:rsidR="005C5A1A" w:rsidRPr="00A62F1F">
        <w:rPr>
          <w:rFonts w:hint="eastAsia"/>
        </w:rPr>
        <w:t>か</w:t>
      </w:r>
      <w:r w:rsidR="004A1A78" w:rsidRPr="00A62F1F">
        <w:rPr>
          <w:rFonts w:hint="eastAsia"/>
        </w:rPr>
        <w:t>「</w:t>
      </w:r>
      <w:r w:rsidR="005C5A1A" w:rsidRPr="00A62F1F">
        <w:rPr>
          <w:rFonts w:hint="eastAsia"/>
        </w:rPr>
        <w:t>ソ連</w:t>
      </w:r>
      <w:ins w:id="9" w:author="泰明 千々和" w:date="2025-07-25T17:08:00Z">
        <w:r w:rsidR="002B5FF4">
          <w:rPr>
            <w:rFonts w:hint="eastAsia"/>
          </w:rPr>
          <w:t>参戦</w:t>
        </w:r>
      </w:ins>
      <w:del w:id="10" w:author="泰明 千々和" w:date="2025-07-25T17:08:00Z">
        <w:r w:rsidR="005C5A1A" w:rsidRPr="00A62F1F" w:rsidDel="002B5FF4">
          <w:rPr>
            <w:rFonts w:hint="eastAsia"/>
          </w:rPr>
          <w:delText>侵攻</w:delText>
        </w:r>
      </w:del>
      <w:r w:rsidR="004A1A78" w:rsidRPr="00A62F1F">
        <w:rPr>
          <w:rFonts w:hint="eastAsia"/>
        </w:rPr>
        <w:t>」か</w:t>
      </w:r>
    </w:p>
    <w:p w14:paraId="7CE984C0" w14:textId="77777777" w:rsidR="00004724" w:rsidRPr="00A62F1F" w:rsidRDefault="00004724" w:rsidP="00004724"/>
    <w:p w14:paraId="2596C378" w14:textId="77777777" w:rsidR="00004724" w:rsidRPr="00A62F1F" w:rsidRDefault="00004724" w:rsidP="00004724">
      <w:r w:rsidRPr="00A62F1F">
        <w:rPr>
          <w:rFonts w:hint="eastAsia"/>
        </w:rPr>
        <w:t>米国が日本に対し核兵器を使用した目的が、たとえコスト最小化のためだったとしても、核使用が本当に早期戦争終結という効果をもたらしたと言えるのか。この問いにイエスと考えるのが、日本によるポツダム宣言受諾の要因を核使用に求める核要因説である。</w:t>
      </w:r>
    </w:p>
    <w:p w14:paraId="23D5A70A" w14:textId="77777777" w:rsidR="00004724" w:rsidRPr="00A62F1F" w:rsidRDefault="00004724" w:rsidP="00004724"/>
    <w:p w14:paraId="7D04891B" w14:textId="2FE2AF6E" w:rsidR="00B905A2" w:rsidRPr="00A62F1F" w:rsidRDefault="00004724" w:rsidP="00004724">
      <w:r w:rsidRPr="00A62F1F">
        <w:rPr>
          <w:rFonts w:hint="eastAsia"/>
        </w:rPr>
        <w:t>これに対し、ソ連参戦（すなわちソ連仲介策の破綻）のほうを重視するのがソ連要因説だ。</w:t>
      </w:r>
      <w:r w:rsidR="00CC32A7" w:rsidRPr="00A62F1F">
        <w:rPr>
          <w:rFonts w:hint="eastAsia"/>
        </w:rPr>
        <w:t>ただ、</w:t>
      </w:r>
      <w:r w:rsidRPr="00A62F1F">
        <w:rPr>
          <w:rFonts w:hint="eastAsia"/>
        </w:rPr>
        <w:t>日本がポツダム宣言を受諾した要因が米国の核使用だったのかソ連参戦だったのかを、誰もが納得できるかたちで断定することは困難である。</w:t>
      </w:r>
    </w:p>
    <w:p w14:paraId="30E09015" w14:textId="77777777" w:rsidR="00B905A2" w:rsidRPr="00A62F1F" w:rsidRDefault="00B905A2" w:rsidP="00004724"/>
    <w:p w14:paraId="5675F94E" w14:textId="320CD1FC" w:rsidR="00004724" w:rsidRPr="00A62F1F" w:rsidRDefault="00004724" w:rsidP="00004724">
      <w:r w:rsidRPr="00A62F1F">
        <w:rPr>
          <w:rFonts w:hint="eastAsia"/>
        </w:rPr>
        <w:t>いずれも昭和天皇の第一回目の決断まで</w:t>
      </w:r>
      <w:r w:rsidRPr="00A62F1F">
        <w:t>5日以内という、きわめて短期間に連続して起こった出来事だった。ソ連参戦なしに核使用だけで8月10日の決定に至った、あるいは逆に、核が使用されなくてもソ連参戦だけで同じ結果が導かれた、と証明することはほぼ不可能だろう。だ</w:t>
      </w:r>
      <w:r w:rsidRPr="00A62F1F">
        <w:rPr>
          <w:rFonts w:hint="eastAsia"/>
        </w:rPr>
        <w:t>からトマス・ゼイラーのような歴史家は、この論争をただの「ゲーム」にすぎないと見る。</w:t>
      </w:r>
    </w:p>
    <w:p w14:paraId="06EA1AE7" w14:textId="77777777" w:rsidR="00004724" w:rsidRPr="00A62F1F" w:rsidRDefault="00004724" w:rsidP="00004724"/>
    <w:p w14:paraId="5E16C32B" w14:textId="2670D3BF" w:rsidR="00004724" w:rsidRPr="00A62F1F" w:rsidRDefault="00004724" w:rsidP="00004724">
      <w:r w:rsidRPr="00A62F1F">
        <w:rPr>
          <w:rFonts w:hint="eastAsia"/>
        </w:rPr>
        <w:t>だが、ゲームというのは言いすぎだろう。史料と論理にもとづいて、当時の日本の指導層が、核使用とソ連参戦という絡まり合った運命の糸のうち、どちらにより大きく影響されたと言えるのかを、ある程度までは検証できるのではないだろうか。</w:t>
      </w:r>
      <w:r w:rsidR="00B905A2" w:rsidRPr="00A62F1F">
        <w:rPr>
          <w:rFonts w:hint="eastAsia"/>
        </w:rPr>
        <w:t>本稿</w:t>
      </w:r>
      <w:r w:rsidRPr="00A62F1F">
        <w:rPr>
          <w:rFonts w:hint="eastAsia"/>
        </w:rPr>
        <w:t>で行なうのは、そのような試みである。</w:t>
      </w:r>
    </w:p>
    <w:p w14:paraId="3C6EE8EA" w14:textId="77777777" w:rsidR="00B905A2" w:rsidRPr="00A62F1F" w:rsidRDefault="00B905A2" w:rsidP="00004724"/>
    <w:p w14:paraId="0157C6EB" w14:textId="5805B8C7" w:rsidR="00B905A2" w:rsidRPr="00A62F1F" w:rsidRDefault="00B905A2" w:rsidP="00004724">
      <w:r w:rsidRPr="00A62F1F">
        <w:rPr>
          <w:rFonts w:hint="eastAsia"/>
        </w:rPr>
        <w:t>（２ページ目）</w:t>
      </w:r>
    </w:p>
    <w:p w14:paraId="6C7B5D81" w14:textId="0475609A" w:rsidR="00B905A2" w:rsidRPr="00A62F1F" w:rsidRDefault="00B905A2" w:rsidP="00004724">
      <w:r w:rsidRPr="00A62F1F">
        <w:rPr>
          <w:rFonts w:hint="eastAsia"/>
        </w:rPr>
        <w:t>■</w:t>
      </w:r>
      <w:r w:rsidR="00532EA6" w:rsidRPr="00A62F1F">
        <w:rPr>
          <w:rFonts w:hint="eastAsia"/>
        </w:rPr>
        <w:t>「“新型爆弾”の投下を理由に戦争を終わらせるべき」</w:t>
      </w:r>
    </w:p>
    <w:p w14:paraId="2A4A2BC1" w14:textId="77777777" w:rsidR="00004724" w:rsidRPr="00A62F1F" w:rsidRDefault="00004724" w:rsidP="00004724"/>
    <w:p w14:paraId="475AF839" w14:textId="77777777" w:rsidR="004A1A78" w:rsidRPr="00A62F1F" w:rsidRDefault="00004724" w:rsidP="00004724">
      <w:r w:rsidRPr="00A62F1F">
        <w:rPr>
          <w:rFonts w:hint="eastAsia"/>
        </w:rPr>
        <w:t>そこで、核要因説とソ連要因説のどちらがより説得的かを論じるにあたり、従来から核要因説の重要な論拠の一つとされてきた、</w:t>
      </w:r>
      <w:r w:rsidRPr="00A62F1F">
        <w:t>1945年8月8日の天皇と東郷茂徳外相の面会記録について、解釈を修正する必要が近年出てきたことから話を始めてみたい。</w:t>
      </w:r>
    </w:p>
    <w:p w14:paraId="5923B76C" w14:textId="77777777" w:rsidR="004A1A78" w:rsidRPr="00A62F1F" w:rsidRDefault="004A1A78" w:rsidP="00004724"/>
    <w:p w14:paraId="2AE63E3F" w14:textId="77777777" w:rsidR="004A1A78" w:rsidRPr="00A62F1F" w:rsidRDefault="00004724" w:rsidP="00004724">
      <w:r w:rsidRPr="00A62F1F">
        <w:t>広島に核が使用された翌々日に当たる8日、天皇と東郷が面会している。戦後外務省が編纂し、1952年に刊行された『終戦史録』では、8日の「朝」、東郷は天皇に「昨7日傍受の新型爆弾〔核〕に関する敵側の発表とその関連事項、及び新型爆弾の投下を転機として戦争終結を決すべき」と進言した、とあ</w:t>
      </w:r>
      <w:r w:rsidRPr="00A62F1F">
        <w:rPr>
          <w:rFonts w:hint="eastAsia"/>
        </w:rPr>
        <w:t>る。</w:t>
      </w:r>
    </w:p>
    <w:p w14:paraId="28CDFAAA" w14:textId="77777777" w:rsidR="004A1A78" w:rsidRPr="00A62F1F" w:rsidRDefault="004A1A78" w:rsidP="00004724"/>
    <w:p w14:paraId="1BE3FB00" w14:textId="77777777" w:rsidR="007F0A10" w:rsidRPr="00A62F1F" w:rsidRDefault="00004724" w:rsidP="00004724">
      <w:r w:rsidRPr="00A62F1F">
        <w:rPr>
          <w:rFonts w:hint="eastAsia"/>
        </w:rPr>
        <w:t>これに対し天皇は、「この種の兵器の使用により戦争継続はいよいよ不可能にして、有利な条件を獲得のため戦争終結の時機を逸するは不可につき、なるべく速やかに戦争を終結せしめるよう」希望した。天皇との面会後、東郷は鈴木貫太郎首相に最高戦争指導会議の開催を申し入れた。</w:t>
      </w:r>
    </w:p>
    <w:p w14:paraId="4FD06F22" w14:textId="77777777" w:rsidR="007F0A10" w:rsidRPr="00A62F1F" w:rsidRDefault="007F0A10" w:rsidP="00004724"/>
    <w:p w14:paraId="7A4441C5" w14:textId="77777777" w:rsidR="007F0A10" w:rsidRPr="00A62F1F" w:rsidRDefault="00004724" w:rsidP="00004724">
      <w:commentRangeStart w:id="11"/>
      <w:commentRangeStart w:id="12"/>
      <w:commentRangeStart w:id="13"/>
      <w:r w:rsidRPr="00A62F1F">
        <w:rPr>
          <w:rFonts w:hint="eastAsia"/>
        </w:rPr>
        <w:t>『終戦史録』</w:t>
      </w:r>
      <w:commentRangeEnd w:id="11"/>
      <w:r w:rsidR="000C7E8E" w:rsidRPr="00A62F1F">
        <w:rPr>
          <w:rStyle w:val="af"/>
        </w:rPr>
        <w:commentReference w:id="11"/>
      </w:r>
      <w:commentRangeEnd w:id="12"/>
      <w:r w:rsidR="00F77394">
        <w:rPr>
          <w:rStyle w:val="af"/>
        </w:rPr>
        <w:commentReference w:id="12"/>
      </w:r>
      <w:commentRangeEnd w:id="13"/>
      <w:r w:rsidR="00A8434D">
        <w:rPr>
          <w:rStyle w:val="af"/>
        </w:rPr>
        <w:commentReference w:id="13"/>
      </w:r>
      <w:r w:rsidRPr="00A62F1F">
        <w:rPr>
          <w:rFonts w:hint="eastAsia"/>
        </w:rPr>
        <w:t>によれば、東郷は会議を招集する理由について鈴木に「広島の原爆投下のことから」と説明したとされる。この最高戦争指導会議は、本来</w:t>
      </w:r>
      <w:r w:rsidRPr="00A62F1F">
        <w:t>8日のうちに開催されるはずだった。広島への核攻撃を国家緊急事態と捉えるなら当然だろう。</w:t>
      </w:r>
    </w:p>
    <w:p w14:paraId="7DF9EA7F" w14:textId="77777777" w:rsidR="007F0A10" w:rsidRPr="00A62F1F" w:rsidRDefault="007F0A10" w:rsidP="00004724"/>
    <w:p w14:paraId="64B5ACBC" w14:textId="03D28710" w:rsidR="007F0A10" w:rsidRPr="00A62F1F" w:rsidRDefault="007F0A10" w:rsidP="00004724">
      <w:r w:rsidRPr="00A62F1F">
        <w:rPr>
          <w:rFonts w:hint="eastAsia"/>
        </w:rPr>
        <w:t>■</w:t>
      </w:r>
      <w:r w:rsidR="00B1253C" w:rsidRPr="00A62F1F">
        <w:rPr>
          <w:rFonts w:hint="eastAsia"/>
        </w:rPr>
        <w:t>ソ連の仲介に最後の希望を見いだしていた</w:t>
      </w:r>
    </w:p>
    <w:p w14:paraId="28E3B44A" w14:textId="77777777" w:rsidR="007F0A10" w:rsidRPr="00A62F1F" w:rsidRDefault="007F0A10" w:rsidP="00004724"/>
    <w:p w14:paraId="60D01BBB" w14:textId="77777777" w:rsidR="00AD738E" w:rsidRPr="00A62F1F" w:rsidRDefault="00004724" w:rsidP="00004724">
      <w:r w:rsidRPr="00A62F1F">
        <w:t>ところがたまたま「構成員中に</w:t>
      </w:r>
      <w:r w:rsidRPr="00A62F1F">
        <w:rPr>
          <w:rFonts w:hint="eastAsia"/>
        </w:rPr>
        <w:t>都合つかぬもの」がいたため、やむをえず翌</w:t>
      </w:r>
      <w:r w:rsidRPr="00A62F1F">
        <w:t>9日に延期された。『終戦史録』にはそのように記載されている。</w:t>
      </w:r>
    </w:p>
    <w:p w14:paraId="57718817" w14:textId="77777777" w:rsidR="00AD738E" w:rsidRPr="00A62F1F" w:rsidRDefault="00AD738E" w:rsidP="00004724"/>
    <w:p w14:paraId="4F493783" w14:textId="77777777" w:rsidR="00AD738E" w:rsidRPr="00A62F1F" w:rsidRDefault="00004724" w:rsidP="00004724">
      <w:r w:rsidRPr="00A62F1F">
        <w:t>そしてこの時点では、まだソ連は参戦していない。たしかにこのような経緯からは、核要因論者が解釈するように、日本の指導層は核が使用されたあとで、なおかつソ連参戦より前に、戦争終結に向けて大きく踏み出したように見える。</w:t>
      </w:r>
    </w:p>
    <w:p w14:paraId="21EC6CFC" w14:textId="77777777" w:rsidR="00AD738E" w:rsidRPr="00A62F1F" w:rsidRDefault="00AD738E" w:rsidP="00004724"/>
    <w:p w14:paraId="220125B2" w14:textId="2A74E6A1" w:rsidR="008C64C8" w:rsidRPr="00A62F1F" w:rsidRDefault="00004724" w:rsidP="00004724">
      <w:r w:rsidRPr="00A62F1F">
        <w:lastRenderedPageBreak/>
        <w:t>日本はそれまで、連合国が掲げる無条件降伏を、日本に少しでも有利な妥協的和平に引き寄せるべく、ソ連の仲介に最後の希望を見出していた。この観点から、7月26日に連合国が発出したポツダム宣言に対しても</w:t>
      </w:r>
      <w:r w:rsidR="008C64C8" w:rsidRPr="00A62F1F">
        <w:rPr>
          <w:rFonts w:hint="eastAsia"/>
        </w:rPr>
        <w:t>、</w:t>
      </w:r>
      <w:r w:rsidRPr="00A62F1F">
        <w:rPr>
          <w:rFonts w:hint="eastAsia"/>
        </w:rPr>
        <w:t>即時受諾ではなく、ソ連仲介を前提とした米国との交渉の基礎となるもの、と捉えていた。</w:t>
      </w:r>
    </w:p>
    <w:p w14:paraId="77473EB4" w14:textId="77777777" w:rsidR="008C64C8" w:rsidRPr="00A62F1F" w:rsidRDefault="008C64C8" w:rsidP="00004724"/>
    <w:p w14:paraId="235F81DE" w14:textId="036FBCE9" w:rsidR="00A9586F" w:rsidRPr="00A62F1F" w:rsidRDefault="00004724" w:rsidP="00004724">
      <w:r w:rsidRPr="00A62F1F">
        <w:rPr>
          <w:rFonts w:hint="eastAsia"/>
        </w:rPr>
        <w:t>そしてソ連仲介策を実現するため、モスクワの佐藤尚武駐ソ大使を通じ、ソ連側に元首相の近衛文麿特使の受け入れを打診していた。</w:t>
      </w:r>
      <w:r w:rsidRPr="00A62F1F">
        <w:t>8日の天皇と東郷の面会記録についての核要因論者による解釈が正しいとした場合、もし最高戦争指導会議に関して「構成員中に都合つかぬもの」がいたといったことがなく、8日中に開催されていれば、この場でソ連仲介策についに見切りをつけ、広島への核使用を要因としてポツダム宣言即時受諾が話し合われていた、という</w:t>
      </w:r>
      <w:r w:rsidRPr="00A62F1F">
        <w:rPr>
          <w:rFonts w:hint="eastAsia"/>
        </w:rPr>
        <w:t>ことになるはずである。</w:t>
      </w:r>
    </w:p>
    <w:p w14:paraId="5A515ECC" w14:textId="77777777" w:rsidR="00A9586F" w:rsidRPr="00A62F1F" w:rsidRDefault="00A9586F" w:rsidP="00004724"/>
    <w:p w14:paraId="53C2823E" w14:textId="12C88C9E" w:rsidR="00B1253C" w:rsidRPr="00A62F1F" w:rsidRDefault="00B1253C" w:rsidP="00004724">
      <w:r w:rsidRPr="00A62F1F">
        <w:rPr>
          <w:rFonts w:hint="eastAsia"/>
        </w:rPr>
        <w:t>（３ページ目）</w:t>
      </w:r>
    </w:p>
    <w:p w14:paraId="0B8938C9" w14:textId="23C47AEC" w:rsidR="00A9586F" w:rsidRPr="00A62F1F" w:rsidRDefault="00A9586F" w:rsidP="00004724">
      <w:r w:rsidRPr="00A62F1F">
        <w:rPr>
          <w:rFonts w:hint="eastAsia"/>
        </w:rPr>
        <w:t>■</w:t>
      </w:r>
      <w:r w:rsidR="004E28AE" w:rsidRPr="00A62F1F">
        <w:rPr>
          <w:rFonts w:hint="eastAsia"/>
        </w:rPr>
        <w:t>「モロトフ外相との面会</w:t>
      </w:r>
      <w:r w:rsidR="006701E2" w:rsidRPr="00A62F1F">
        <w:rPr>
          <w:rFonts w:hint="eastAsia"/>
        </w:rPr>
        <w:t>確定」という重要情報</w:t>
      </w:r>
    </w:p>
    <w:p w14:paraId="7D2AF68F" w14:textId="77777777" w:rsidR="00A9586F" w:rsidRPr="00A62F1F" w:rsidRDefault="00A9586F" w:rsidP="00004724"/>
    <w:p w14:paraId="5EC5771C" w14:textId="70AEFBCD" w:rsidR="00B1253C" w:rsidRPr="00A62F1F" w:rsidRDefault="00313689" w:rsidP="00004724">
      <w:r w:rsidRPr="00A62F1F">
        <w:rPr>
          <w:rFonts w:hint="eastAsia"/>
        </w:rPr>
        <w:t>だが、このような面会記録についての解釈は修正しなければならなくなった。</w:t>
      </w:r>
      <w:r w:rsidR="00004724" w:rsidRPr="00A62F1F">
        <w:t>2014年に『昭和天皇実録』が公開され、先ほどのやり取りが行なわれた8日の天皇と東郷の面会時刻は「朝」ではなく、「午後4時40分」であったことが特定されたからである。</w:t>
      </w:r>
    </w:p>
    <w:p w14:paraId="75A69055" w14:textId="77777777" w:rsidR="00B1253C" w:rsidRPr="00A62F1F" w:rsidRDefault="00B1253C" w:rsidP="00004724"/>
    <w:p w14:paraId="7A7D4A80" w14:textId="54409850" w:rsidR="00004724" w:rsidRPr="00A62F1F" w:rsidRDefault="00004724" w:rsidP="00004724">
      <w:r w:rsidRPr="00A62F1F">
        <w:t>なぜ面会時刻の違いが問題になるのか。それはこの日の正午に、東郷のもとにモスクワの佐藤から、日本時間の同日午後11時にソ連の</w:t>
      </w:r>
      <w:ins w:id="14" w:author="泰明 千々和" w:date="2025-07-25T17:06:00Z">
        <w:r w:rsidR="00A8434D">
          <w:rPr>
            <w:rFonts w:hint="eastAsia"/>
          </w:rPr>
          <w:t>ヴ</w:t>
        </w:r>
      </w:ins>
      <w:ins w:id="15" w:author="泰明 千々和" w:date="2025-07-25T17:07:00Z">
        <w:r w:rsidR="00A8434D">
          <w:rPr>
            <w:rFonts w:hint="eastAsia"/>
          </w:rPr>
          <w:t>ャ</w:t>
        </w:r>
      </w:ins>
      <w:ins w:id="16" w:author="泰明 千々和" w:date="2025-07-25T17:06:00Z">
        <w:r w:rsidR="00A8434D">
          <w:rPr>
            <w:rFonts w:hint="eastAsia"/>
          </w:rPr>
          <w:t>チェスラフ・</w:t>
        </w:r>
      </w:ins>
      <w:r w:rsidRPr="00A62F1F">
        <w:t>モロトフ外相と面会できることになった、という知らせが入電しているからだ。</w:t>
      </w:r>
    </w:p>
    <w:p w14:paraId="33A003F7" w14:textId="77777777" w:rsidR="00004724" w:rsidRPr="00A62F1F" w:rsidRDefault="00004724" w:rsidP="00004724"/>
    <w:p w14:paraId="2299168C" w14:textId="77777777" w:rsidR="00670D64" w:rsidRPr="00A62F1F" w:rsidRDefault="00004724" w:rsidP="00004724">
      <w:r w:rsidRPr="00A62F1F">
        <w:t>8月8日正午の佐藤大使から東郷外相への入電は、日本時間の当日深夜から翌日未明にも、待ちに待ったソ連からの回答が届くかもしれないということを示唆するものだった。つまり、天皇と東郷の面会時刻が8日の朝だったのか夕刻だったのかで、その意味合いが大きく違ってくるのである。</w:t>
      </w:r>
    </w:p>
    <w:p w14:paraId="117A3B52" w14:textId="77777777" w:rsidR="00670D64" w:rsidRPr="00A62F1F" w:rsidRDefault="00670D64" w:rsidP="00004724"/>
    <w:p w14:paraId="1CC4F120" w14:textId="6602B8D9" w:rsidR="00004724" w:rsidRPr="00A62F1F" w:rsidRDefault="00004724" w:rsidP="00004724">
      <w:r w:rsidRPr="00A62F1F">
        <w:t>実際には、天皇と東郷の面会時刻は佐藤からの入電「後」だったのだから、この面会は近衛特使受け入れに関するソ連の回答が間もなく来ることを前提にしたものだった可能性が高い。というより、そもそも東郷が天皇に会いに来たのは、この佐藤からの入電について報告する</w:t>
      </w:r>
      <w:r w:rsidRPr="00A62F1F">
        <w:rPr>
          <w:rFonts w:hint="eastAsia"/>
        </w:rPr>
        <w:t>ことが目的だったと考えるのがもっとも自然だろう。</w:t>
      </w:r>
    </w:p>
    <w:p w14:paraId="4A631CA9" w14:textId="77777777" w:rsidR="00004724" w:rsidRPr="00A62F1F" w:rsidRDefault="00004724" w:rsidP="00004724"/>
    <w:p w14:paraId="24881B25" w14:textId="77777777" w:rsidR="00670D64" w:rsidRPr="00A62F1F" w:rsidRDefault="00004724" w:rsidP="00004724">
      <w:r w:rsidRPr="00A62F1F">
        <w:rPr>
          <w:rFonts w:hint="eastAsia"/>
        </w:rPr>
        <w:t>当日深夜か翌日未明にも、長い間待ちに待ったソ連の返事が来るというのに、その返事も聞かずにソ連仲介策を捨てるなどということは非常に考えにくい。そうすると、日本の指導層のなかで和平派と位置づけられる天皇と東郷でさえ、</w:t>
      </w:r>
      <w:r w:rsidRPr="00A62F1F">
        <w:t>8日夕刻の時点でポツダム宣言</w:t>
      </w:r>
      <w:r w:rsidRPr="00A62F1F">
        <w:lastRenderedPageBreak/>
        <w:t>即時受諾を決心していたと解釈するのは難しくなる。</w:t>
      </w:r>
    </w:p>
    <w:p w14:paraId="778E4DFF" w14:textId="77777777" w:rsidR="00670D64" w:rsidRPr="00A62F1F" w:rsidRDefault="00670D64" w:rsidP="00004724"/>
    <w:p w14:paraId="7390A89E" w14:textId="77777777" w:rsidR="00670D64" w:rsidRPr="00A62F1F" w:rsidRDefault="00004724" w:rsidP="00004724">
      <w:r w:rsidRPr="00A62F1F">
        <w:t>あくまでソ連仲介策を前提に、連合国が核を持った以上、著しく不利な条件であっても甘受する、といった態度だったのではないか。</w:t>
      </w:r>
    </w:p>
    <w:p w14:paraId="4EC55D8C" w14:textId="77777777" w:rsidR="00670D64" w:rsidRPr="00A62F1F" w:rsidRDefault="00670D64" w:rsidP="00004724"/>
    <w:p w14:paraId="6B8624D9" w14:textId="7FFA6354" w:rsidR="00670D64" w:rsidRPr="00A62F1F" w:rsidRDefault="00670D64" w:rsidP="00004724">
      <w:r w:rsidRPr="00A62F1F">
        <w:rPr>
          <w:rFonts w:hint="eastAsia"/>
        </w:rPr>
        <w:t>■</w:t>
      </w:r>
      <w:r w:rsidR="00341487" w:rsidRPr="00A62F1F">
        <w:rPr>
          <w:rFonts w:hint="eastAsia"/>
        </w:rPr>
        <w:t>都市を破壊していたのは、原爆だけではなかった</w:t>
      </w:r>
    </w:p>
    <w:p w14:paraId="4653EE36" w14:textId="77777777" w:rsidR="00670D64" w:rsidRPr="00A62F1F" w:rsidRDefault="00670D64" w:rsidP="00004724"/>
    <w:p w14:paraId="7A791C51" w14:textId="77777777" w:rsidR="00E22673" w:rsidRPr="00A62F1F" w:rsidRDefault="00004724" w:rsidP="00004724">
      <w:r w:rsidRPr="00A62F1F">
        <w:t>歴史家の鈴木多聞</w:t>
      </w:r>
      <w:r w:rsidR="00E22673" w:rsidRPr="00A62F1F">
        <w:rPr>
          <w:rFonts w:hint="eastAsia"/>
        </w:rPr>
        <w:t>（た</w:t>
      </w:r>
      <w:r w:rsidRPr="00A62F1F">
        <w:t>もん</w:t>
      </w:r>
      <w:r w:rsidR="00E22673" w:rsidRPr="00A62F1F">
        <w:rPr>
          <w:rFonts w:hint="eastAsia"/>
        </w:rPr>
        <w:t>）</w:t>
      </w:r>
      <w:r w:rsidRPr="00A62F1F">
        <w:t>は、このときの面会で天皇が東郷に求めたのは、ソ連との交渉を急ぐことであり、先ほど述</w:t>
      </w:r>
      <w:r w:rsidRPr="00A62F1F">
        <w:rPr>
          <w:rFonts w:hint="eastAsia"/>
        </w:rPr>
        <w:t>べたように東郷が最高戦争指導会議開催の根回しをしたのも、ソ連からの回答にただちに対応するためだったのではないか、と推測している。従うべき見解だろう。</w:t>
      </w:r>
    </w:p>
    <w:p w14:paraId="2424D1DB" w14:textId="77777777" w:rsidR="00E22673" w:rsidRPr="00A62F1F" w:rsidRDefault="00E22673" w:rsidP="00004724"/>
    <w:p w14:paraId="3EFA01DC" w14:textId="77777777" w:rsidR="00E22673" w:rsidRPr="00A62F1F" w:rsidRDefault="00004724" w:rsidP="00004724">
      <w:r w:rsidRPr="00A62F1F">
        <w:rPr>
          <w:rFonts w:hint="eastAsia"/>
        </w:rPr>
        <w:t>この時の面会記録からだけだと、天皇と東郷でさえ、広島への核使用のみをきっかけにポツダム宣言即時受諾を決心したと言えるかは疑わしい。</w:t>
      </w:r>
    </w:p>
    <w:p w14:paraId="09503DDF" w14:textId="77777777" w:rsidR="00E22673" w:rsidRPr="00A62F1F" w:rsidRDefault="00E22673" w:rsidP="00004724"/>
    <w:p w14:paraId="574F5689" w14:textId="18261DC1" w:rsidR="00004724" w:rsidRPr="00A62F1F" w:rsidRDefault="00004724" w:rsidP="00004724">
      <w:r w:rsidRPr="00A62F1F">
        <w:t>8日の天皇との面会後に東郷が最高戦争指導会議の開催を根回ししたのは、核使用を直接の契機としたポツダム宣言即時受諾について話し合うためではなく、間もなく届くソ連の回答への対応を相談する場をあらかじめ設けようとするものだった可能性が高いと</w:t>
      </w:r>
      <w:r w:rsidRPr="00A62F1F">
        <w:rPr>
          <w:rFonts w:hint="eastAsia"/>
        </w:rPr>
        <w:t>考えられるのである。</w:t>
      </w:r>
    </w:p>
    <w:p w14:paraId="19B7A921" w14:textId="77777777" w:rsidR="00004724" w:rsidRPr="00A62F1F" w:rsidRDefault="00004724" w:rsidP="00004724"/>
    <w:p w14:paraId="4CAA0384" w14:textId="77777777" w:rsidR="00ED5840" w:rsidRPr="00A62F1F" w:rsidRDefault="00004724" w:rsidP="00004724">
      <w:r w:rsidRPr="00A62F1F">
        <w:rPr>
          <w:rFonts w:hint="eastAsia"/>
        </w:rPr>
        <w:t>たしかに、核の破壊力の大きさから、この兵器の使用が日本の降伏に直結したようなイメージがある。一方、広島への核使用の時点までに、すでに東京をはじめ日本の多くの都市は通常爆撃で破壊し尽くされていた。当事者たちにとっての核使用の衝撃は、今日の感覚よりは割り引いて見ておく必要があるだろう。</w:t>
      </w:r>
    </w:p>
    <w:p w14:paraId="71C11DB3" w14:textId="77777777" w:rsidR="00ED5840" w:rsidRPr="00A62F1F" w:rsidRDefault="00ED5840" w:rsidP="00004724"/>
    <w:p w14:paraId="67B1778F" w14:textId="2CC8B4C6" w:rsidR="00ED5840" w:rsidRPr="00A62F1F" w:rsidRDefault="00ED5840" w:rsidP="00004724">
      <w:r w:rsidRPr="00A62F1F">
        <w:rPr>
          <w:rFonts w:hint="eastAsia"/>
        </w:rPr>
        <w:t>（４ページ目）</w:t>
      </w:r>
    </w:p>
    <w:p w14:paraId="6A52CD91" w14:textId="7A25716C" w:rsidR="00ED5840" w:rsidRPr="00A62F1F" w:rsidRDefault="00ED5840" w:rsidP="00004724">
      <w:r w:rsidRPr="00A62F1F">
        <w:rPr>
          <w:rFonts w:hint="eastAsia"/>
        </w:rPr>
        <w:t>■</w:t>
      </w:r>
      <w:r w:rsidR="00EA3157" w:rsidRPr="00A62F1F">
        <w:rPr>
          <w:rFonts w:hint="eastAsia"/>
        </w:rPr>
        <w:t>ソ連仲介策が破綻し、打つ手が無くなった</w:t>
      </w:r>
    </w:p>
    <w:p w14:paraId="3EBF0B04" w14:textId="77777777" w:rsidR="00ED5840" w:rsidRPr="00A62F1F" w:rsidRDefault="00ED5840" w:rsidP="00004724"/>
    <w:p w14:paraId="1D6DCACB" w14:textId="77777777" w:rsidR="007B34E1" w:rsidRPr="00A62F1F" w:rsidRDefault="00004724" w:rsidP="00004724">
      <w:r w:rsidRPr="00A62F1F">
        <w:rPr>
          <w:rFonts w:hint="eastAsia"/>
        </w:rPr>
        <w:t>核要因説の問題を指摘することは、逆にソ連要因説の説得力を消極的に高めることになる。では、ソ連要因説の積極的な根拠として、どのようなものが考えられるだろうか。</w:t>
      </w:r>
    </w:p>
    <w:p w14:paraId="3F58FD42" w14:textId="77777777" w:rsidR="007B34E1" w:rsidRPr="00A62F1F" w:rsidRDefault="007B34E1" w:rsidP="00004724"/>
    <w:p w14:paraId="065AE3A2" w14:textId="77777777" w:rsidR="007B34E1" w:rsidRPr="00A62F1F" w:rsidRDefault="00004724" w:rsidP="00004724">
      <w:r w:rsidRPr="00A62F1F">
        <w:rPr>
          <w:rFonts w:hint="eastAsia"/>
        </w:rPr>
        <w:t>まず、単純にほかに打つ手がなくなった、ということがある。</w:t>
      </w:r>
    </w:p>
    <w:p w14:paraId="6AD09B94" w14:textId="77777777" w:rsidR="007B34E1" w:rsidRPr="00A62F1F" w:rsidRDefault="007B34E1" w:rsidP="00004724"/>
    <w:p w14:paraId="33421A77" w14:textId="77777777" w:rsidR="007B34E1" w:rsidRPr="00A62F1F" w:rsidRDefault="00004724" w:rsidP="00004724">
      <w:r w:rsidRPr="00A62F1F">
        <w:rPr>
          <w:rFonts w:hint="eastAsia"/>
        </w:rPr>
        <w:t>この点について、核要因説（なおかつコスト最小化説）を唱えるリチャード・フランクは、核使用により、米軍が核の力だけで日本を降伏に追い込もうとして本土上陸を行なわないことがありえ、日本側からすると米軍に「一撃」を加える機会そのものが失われる可能性</w:t>
      </w:r>
      <w:r w:rsidRPr="00A62F1F">
        <w:rPr>
          <w:rFonts w:hint="eastAsia"/>
        </w:rPr>
        <w:lastRenderedPageBreak/>
        <w:t>が生じたことが重要だと主張する。</w:t>
      </w:r>
    </w:p>
    <w:p w14:paraId="7333B922" w14:textId="77777777" w:rsidR="007B34E1" w:rsidRPr="00A62F1F" w:rsidRDefault="007B34E1" w:rsidP="00004724"/>
    <w:p w14:paraId="35E004EC" w14:textId="0B48AB32" w:rsidR="00004724" w:rsidRPr="00A62F1F" w:rsidRDefault="00004724" w:rsidP="00004724">
      <w:r w:rsidRPr="00A62F1F">
        <w:rPr>
          <w:rFonts w:hint="eastAsia"/>
        </w:rPr>
        <w:t>しかし</w:t>
      </w:r>
      <w:r w:rsidR="007B34E1" w:rsidRPr="00A62F1F">
        <w:rPr>
          <w:rFonts w:hint="eastAsia"/>
        </w:rPr>
        <w:t>、</w:t>
      </w:r>
      <w:r w:rsidRPr="00A62F1F">
        <w:t>日本側がソ連仲介策にしがみついたのは、一撃の実現可能性について、核使用がなされるよりかなり以前から危ぶまれていたためだった。</w:t>
      </w:r>
    </w:p>
    <w:p w14:paraId="6E299278" w14:textId="77777777" w:rsidR="00004724" w:rsidRPr="00A62F1F" w:rsidRDefault="00004724" w:rsidP="00004724"/>
    <w:p w14:paraId="553BF722" w14:textId="77777777" w:rsidR="00EF6596" w:rsidRPr="00A62F1F" w:rsidRDefault="00004724" w:rsidP="00004724">
      <w:r w:rsidRPr="00A62F1F">
        <w:rPr>
          <w:rFonts w:hint="eastAsia"/>
        </w:rPr>
        <w:t>ソ連仲介策が破綻したからといって、今さら一撃和平路線に戻れるものでもない。しかも米国一国のみが相手である場合でさえ一撃は危ぶまれたのに、ソ連と挟み撃ちにされて成り立つはずがない。</w:t>
      </w:r>
    </w:p>
    <w:p w14:paraId="163142A3" w14:textId="77777777" w:rsidR="00EF6596" w:rsidRPr="00A62F1F" w:rsidRDefault="00EF6596" w:rsidP="00004724"/>
    <w:p w14:paraId="030FC6DF" w14:textId="09894E9B" w:rsidR="00EF6596" w:rsidRPr="00A62F1F" w:rsidRDefault="00004724" w:rsidP="00004724">
      <w:r w:rsidRPr="00A62F1F">
        <w:rPr>
          <w:rFonts w:hint="eastAsia"/>
        </w:rPr>
        <w:t>たとえ奇跡の一撃を加</w:t>
      </w:r>
      <w:r w:rsidR="00074114" w:rsidRPr="00A62F1F">
        <w:rPr>
          <w:rFonts w:hint="eastAsia"/>
        </w:rPr>
        <w:t>え</w:t>
      </w:r>
      <w:r w:rsidRPr="00A62F1F">
        <w:rPr>
          <w:rFonts w:hint="eastAsia"/>
        </w:rPr>
        <w:t>えたとしても、そこから和平に持ち込む外交的なテコももはやない（客観的にははじめからなかったのだが）。核使用によって、日本側からの一撃</w:t>
      </w:r>
      <w:bookmarkStart w:id="17" w:name="_GoBack"/>
      <w:bookmarkEnd w:id="17"/>
      <w:r w:rsidRPr="00A62F1F">
        <w:rPr>
          <w:rFonts w:hint="eastAsia"/>
        </w:rPr>
        <w:t>の機会が失われそうになったので降伏した、というより、ソ連仲介策が破綻したのでもはや打つ手がなくなったと考えるほうが自然ではないだろうか。</w:t>
      </w:r>
    </w:p>
    <w:p w14:paraId="1C464DAB" w14:textId="77777777" w:rsidR="00EF6596" w:rsidRPr="00A62F1F" w:rsidRDefault="00EF6596" w:rsidP="00004724"/>
    <w:p w14:paraId="6DA42CBA" w14:textId="7DDC5DD3" w:rsidR="00883AF6" w:rsidRPr="00A62F1F" w:rsidRDefault="00883AF6" w:rsidP="00004724">
      <w:r w:rsidRPr="00A62F1F">
        <w:rPr>
          <w:rFonts w:hint="eastAsia"/>
        </w:rPr>
        <w:t>■</w:t>
      </w:r>
      <w:r w:rsidR="00DD50DC" w:rsidRPr="00A62F1F">
        <w:rPr>
          <w:rFonts w:hint="eastAsia"/>
        </w:rPr>
        <w:t>ソ連</w:t>
      </w:r>
      <w:r w:rsidR="00BB7635" w:rsidRPr="00A62F1F">
        <w:rPr>
          <w:rFonts w:hint="eastAsia"/>
        </w:rPr>
        <w:t>参戦の直後に議論が活発化</w:t>
      </w:r>
    </w:p>
    <w:p w14:paraId="3A1C0553" w14:textId="77777777" w:rsidR="00EF6596" w:rsidRPr="00A62F1F" w:rsidRDefault="00EF6596" w:rsidP="00004724"/>
    <w:p w14:paraId="797A0644" w14:textId="77777777" w:rsidR="00FC290C" w:rsidRPr="00A62F1F" w:rsidRDefault="00004724" w:rsidP="00004724">
      <w:r w:rsidRPr="00A62F1F">
        <w:rPr>
          <w:rFonts w:hint="eastAsia"/>
        </w:rPr>
        <w:t>次に、広島への核使用後も、日本の指導層が引き続きソ連側からの回答を待ち続けていたことは見逃せない。</w:t>
      </w:r>
    </w:p>
    <w:p w14:paraId="51BFC112" w14:textId="77777777" w:rsidR="00FC290C" w:rsidRPr="00A62F1F" w:rsidRDefault="00FC290C" w:rsidP="00004724"/>
    <w:p w14:paraId="4BE50366" w14:textId="326E3E74" w:rsidR="00004724" w:rsidRPr="00A62F1F" w:rsidRDefault="00004724" w:rsidP="00004724">
      <w:r w:rsidRPr="00A62F1F">
        <w:rPr>
          <w:rFonts w:hint="eastAsia"/>
        </w:rPr>
        <w:t>東郷外相は広島への核使用の翌</w:t>
      </w:r>
      <w:r w:rsidRPr="00A62F1F">
        <w:t>7日にも、佐藤大使にソ連側から「急速回答」を取りつけるよう再度督促している（『終戦史録』）。8日における東郷や天皇、鈴木首相の認識については、先ほど説明したとおりである。また米内</w:t>
      </w:r>
      <w:ins w:id="18" w:author="泰明 千々和" w:date="2025-07-25T17:10:00Z">
        <w:r w:rsidR="002B5FF4">
          <w:rPr>
            <w:rFonts w:hint="eastAsia"/>
          </w:rPr>
          <w:t>光政</w:t>
        </w:r>
      </w:ins>
      <w:r w:rsidRPr="00A62F1F">
        <w:t>海相も8日の時点で、ソ連が「今日明日何とか言って来るだろう」との認識のままだった（高木惣吉『高木海軍少将覚え書』）。</w:t>
      </w:r>
    </w:p>
    <w:p w14:paraId="2BC038FF" w14:textId="77777777" w:rsidR="00004724" w:rsidRPr="00A62F1F" w:rsidRDefault="00004724" w:rsidP="00004724"/>
    <w:p w14:paraId="7D896BEF" w14:textId="77777777" w:rsidR="00FC290C" w:rsidRPr="00A62F1F" w:rsidRDefault="00004724" w:rsidP="00004724">
      <w:r w:rsidRPr="00A62F1F">
        <w:rPr>
          <w:rFonts w:hint="eastAsia"/>
        </w:rPr>
        <w:t>第三に、指導層の動きが急速に活発化したのは、核使用の直後ではなく、ソ連参戦のあとだった。核使用の第一報を受けても「確認」に</w:t>
      </w:r>
      <w:r w:rsidRPr="00A62F1F">
        <w:t>2日間を費やしたのとは異なり、ソ連参戦直後には「急速戦争終結を断行するの必要」（東郷）、「ソ連邦と交戦状態突入につき、速やかに戦局の収拾を研究・決定する必要がある」（天皇）、「ポツダム宣言を受諾する方式によって戦争を終結する決心をした」（鈴木）といった言辞が飛び交い、第一報からわずか6時間ほどで日本の指導層はポツダム宣言受諾の条件闘争に入っている。</w:t>
      </w:r>
    </w:p>
    <w:p w14:paraId="1E1A6A47" w14:textId="77777777" w:rsidR="00D36E54" w:rsidRPr="00A62F1F" w:rsidRDefault="00D36E54" w:rsidP="00004724"/>
    <w:p w14:paraId="24C8433A" w14:textId="4FFB0704" w:rsidR="00D36E54" w:rsidRPr="00A62F1F" w:rsidRDefault="00D36E54" w:rsidP="00004724">
      <w:r w:rsidRPr="00A62F1F">
        <w:t>四条件派の阿南惟幾陸相でさえ、秘書官を務</w:t>
      </w:r>
      <w:r w:rsidRPr="00A62F1F">
        <w:rPr>
          <w:rFonts w:hint="eastAsia"/>
        </w:rPr>
        <w:t>めた陸軍の林三郎大佐の証言によれば、ソ連参戦後に戦争終結を急ぐ気持ちが強まったとされる。</w:t>
      </w:r>
    </w:p>
    <w:p w14:paraId="599A3DC7" w14:textId="77777777" w:rsidR="009117E4" w:rsidRPr="00A62F1F" w:rsidRDefault="009117E4" w:rsidP="00004724"/>
    <w:p w14:paraId="0AECCEA6" w14:textId="7F525223" w:rsidR="009117E4" w:rsidRPr="00A62F1F" w:rsidRDefault="00BB7635" w:rsidP="00004724">
      <w:r w:rsidRPr="00A62F1F">
        <w:rPr>
          <w:rFonts w:hint="eastAsia"/>
        </w:rPr>
        <w:t>（５ページ目）</w:t>
      </w:r>
    </w:p>
    <w:p w14:paraId="14942FA4" w14:textId="3716AC73" w:rsidR="00FC290C" w:rsidRPr="00A62F1F" w:rsidRDefault="00BB7635" w:rsidP="00004724">
      <w:r w:rsidRPr="00A62F1F">
        <w:rPr>
          <w:rFonts w:hint="eastAsia"/>
        </w:rPr>
        <w:t>■</w:t>
      </w:r>
      <w:r w:rsidR="00D85A50" w:rsidRPr="00A62F1F">
        <w:rPr>
          <w:rFonts w:hint="eastAsia"/>
        </w:rPr>
        <w:t>「ダブルショック説」もあるが…</w:t>
      </w:r>
    </w:p>
    <w:p w14:paraId="452A43C1" w14:textId="77777777" w:rsidR="00D36E54" w:rsidRPr="00A62F1F" w:rsidRDefault="00D36E54" w:rsidP="00004724"/>
    <w:p w14:paraId="04C8D3D1" w14:textId="652B3201" w:rsidR="009117E4" w:rsidRPr="00A62F1F" w:rsidRDefault="00004724" w:rsidP="00004724">
      <w:r w:rsidRPr="00A62F1F">
        <w:rPr>
          <w:rFonts w:hint="eastAsia"/>
        </w:rPr>
        <w:t>戦争終結の大前提としてソ連の仲介に最後の希望を見出していた日本の指導層にとって、ソ連がその労をとってくれるどころか、武力攻撃を仕掛けてきたことへの衝撃ははかり知れなかったはずである。</w:t>
      </w:r>
    </w:p>
    <w:p w14:paraId="77BC8106" w14:textId="77777777" w:rsidR="009117E4" w:rsidRPr="00A62F1F" w:rsidRDefault="009117E4" w:rsidP="00004724"/>
    <w:p w14:paraId="6AB00DC2" w14:textId="77777777" w:rsidR="009117E4" w:rsidRPr="00A62F1F" w:rsidRDefault="00004724" w:rsidP="00004724">
      <w:r w:rsidRPr="00A62F1F">
        <w:rPr>
          <w:rFonts w:hint="eastAsia"/>
        </w:rPr>
        <w:t>喪失感の大きさや、精神面での立て直しの難しさも想像に難くない。少なくともここには、核使用によって早期戦争終結が達成された、などと単純に捉えることはできない複雑なプロセスがある。</w:t>
      </w:r>
      <w:r w:rsidRPr="00A62F1F">
        <w:t xml:space="preserve"> </w:t>
      </w:r>
    </w:p>
    <w:p w14:paraId="295EBED7" w14:textId="77777777" w:rsidR="009117E4" w:rsidRPr="00A62F1F" w:rsidRDefault="009117E4" w:rsidP="00004724"/>
    <w:p w14:paraId="237E45D3" w14:textId="705C2DF4" w:rsidR="00BE793A" w:rsidRPr="00A62F1F" w:rsidRDefault="00004724" w:rsidP="00004724">
      <w:r w:rsidRPr="00A62F1F">
        <w:t>念のために言い添えると、ソ連要因説はソ連参戦を正当化するものでは</w:t>
      </w:r>
      <w:r w:rsidRPr="00A62F1F">
        <w:rPr>
          <w:rFonts w:hint="eastAsia"/>
        </w:rPr>
        <w:t>ない。アジア</w:t>
      </w:r>
      <w:r w:rsidRPr="00A62F1F">
        <w:t>太平洋における第二次世界大戦が日本の侵略によって始まったことは弁明できないが、 ソ連の対日参戦の局面を取り出すと、これがソ連による日本への国際法違反の侵略戦争だったことは明らかだ。</w:t>
      </w:r>
    </w:p>
    <w:p w14:paraId="27E002AB" w14:textId="77777777" w:rsidR="00262BBC" w:rsidRPr="00A62F1F" w:rsidRDefault="00262BBC" w:rsidP="00004724"/>
    <w:p w14:paraId="00F12871" w14:textId="77777777" w:rsidR="00262BBC" w:rsidRPr="00A62F1F" w:rsidRDefault="00262BBC" w:rsidP="00262BBC">
      <w:r w:rsidRPr="00A62F1F">
        <w:rPr>
          <w:rFonts w:hint="eastAsia"/>
        </w:rPr>
        <w:t>そもそも、日本によるソ連仲介策への希望を断ち切り、その早期降伏を促すのに必要なのは、ソ連の仲介拒否であって、その際に日本への武力行使が不可欠だったわけではなかったはずである。</w:t>
      </w:r>
    </w:p>
    <w:p w14:paraId="3EA93577" w14:textId="77777777" w:rsidR="00262BBC" w:rsidRPr="00A62F1F" w:rsidRDefault="00262BBC" w:rsidP="00262BBC"/>
    <w:p w14:paraId="7C74FBD5" w14:textId="77777777" w:rsidR="00262BBC" w:rsidRPr="00A62F1F" w:rsidRDefault="00262BBC" w:rsidP="00262BBC">
      <w:r w:rsidRPr="00A62F1F">
        <w:rPr>
          <w:rFonts w:hint="eastAsia"/>
        </w:rPr>
        <w:t>最後に、日本がポツダム宣言を受諾するためには核使用とソ連参戦の両方が必要であった、との見方がある。「ダブルショック説」である。</w:t>
      </w:r>
    </w:p>
    <w:p w14:paraId="2EEE0B5F" w14:textId="77777777" w:rsidR="00262BBC" w:rsidRPr="00A62F1F" w:rsidRDefault="00262BBC" w:rsidP="00262BBC"/>
    <w:p w14:paraId="75CD300C" w14:textId="77777777" w:rsidR="00262BBC" w:rsidRPr="00A62F1F" w:rsidRDefault="00262BBC" w:rsidP="00262BBC">
      <w:r w:rsidRPr="00A62F1F">
        <w:rPr>
          <w:rFonts w:hint="eastAsia"/>
        </w:rPr>
        <w:t xml:space="preserve">たしかに、その可能性を頭から否定することは難しい。ただ、核使用とソ連参戦のそれぞれだけでは不十分だったという論証を行なうことも、同じくらい難しいのではないだろうか。　</w:t>
      </w:r>
    </w:p>
    <w:p w14:paraId="6D6CAA53" w14:textId="77777777" w:rsidR="00FD397B" w:rsidRPr="00A62F1F" w:rsidRDefault="00FD397B" w:rsidP="00262BBC"/>
    <w:p w14:paraId="2F7610BA" w14:textId="188AA91B" w:rsidR="00FD397B" w:rsidRPr="00A62F1F" w:rsidRDefault="00FD397B" w:rsidP="00262BBC">
      <w:r w:rsidRPr="00A62F1F">
        <w:rPr>
          <w:rFonts w:hint="eastAsia"/>
        </w:rPr>
        <w:t>■</w:t>
      </w:r>
      <w:r w:rsidR="00A94C03" w:rsidRPr="00A62F1F">
        <w:rPr>
          <w:rFonts w:hint="eastAsia"/>
        </w:rPr>
        <w:t>日本にとっての主戦場はあくまでも中国だった</w:t>
      </w:r>
    </w:p>
    <w:p w14:paraId="6A0ACC71" w14:textId="77777777" w:rsidR="00262BBC" w:rsidRPr="00A62F1F" w:rsidRDefault="00262BBC" w:rsidP="00262BBC"/>
    <w:p w14:paraId="7D37120D" w14:textId="6DEF6C83" w:rsidR="00262BBC" w:rsidRPr="00A62F1F" w:rsidRDefault="00262BBC" w:rsidP="00262BBC">
      <w:r w:rsidRPr="00A62F1F">
        <w:rPr>
          <w:rFonts w:hint="eastAsia"/>
        </w:rPr>
        <w:t>ここで</w:t>
      </w:r>
      <w:r w:rsidRPr="00A62F1F">
        <w:t>議論をまとめると、「コスト最小化説」と「ソ連要因説」の組み合わせ、つまり「核使用には犠牲回避という目的があったものの、実際には日本の降伏をもたらすのにあまり効果がなかった（効果があったのはソ連の参戦だった）」という解釈が、もっとも妥当である可能性を指摘できるということになるだろう。</w:t>
      </w:r>
    </w:p>
    <w:p w14:paraId="44BC750F" w14:textId="77777777" w:rsidR="00262BBC" w:rsidRPr="00A62F1F" w:rsidRDefault="00262BBC" w:rsidP="00262BBC"/>
    <w:p w14:paraId="294844DE" w14:textId="77777777" w:rsidR="00E138B8" w:rsidRPr="00A62F1F" w:rsidRDefault="00262BBC" w:rsidP="00262BBC">
      <w:r w:rsidRPr="00A62F1F">
        <w:rPr>
          <w:rFonts w:hint="eastAsia"/>
        </w:rPr>
        <w:t>私たちのなかで、「あの戦争」は</w:t>
      </w:r>
      <w:r w:rsidRPr="00A62F1F">
        <w:t>1941年12月8日（日本時間）の真珠湾奇襲攻撃に始まり、広島・長崎への原爆投下で終わった、とするイメージが根強い。</w:t>
      </w:r>
    </w:p>
    <w:p w14:paraId="4E499081" w14:textId="77777777" w:rsidR="00E138B8" w:rsidRPr="00A62F1F" w:rsidRDefault="00E138B8" w:rsidP="00262BBC"/>
    <w:p w14:paraId="71ECE603" w14:textId="77777777" w:rsidR="00E138B8" w:rsidRPr="00A62F1F" w:rsidRDefault="00262BBC" w:rsidP="00262BBC">
      <w:r w:rsidRPr="00A62F1F">
        <w:t>だが米国との戦争は、1931年9月18日に日本軍が満州で軍事行動を起こし、同地域を占</w:t>
      </w:r>
      <w:r w:rsidRPr="00A62F1F">
        <w:lastRenderedPageBreak/>
        <w:t>領して、ここに満州国という日本が実質的に支配する国家を建国した、満州事変にさかのぼって考えなければならない。少なくとも、満州事変ののちも続いた日本による中国侵略が1937年7月7日から日中戦争として全面戦争にエスカレート（拡大）したことが原因だった。</w:t>
      </w:r>
    </w:p>
    <w:p w14:paraId="5D5A9457" w14:textId="77777777" w:rsidR="00E138B8" w:rsidRPr="00A62F1F" w:rsidRDefault="00E138B8" w:rsidP="00262BBC"/>
    <w:p w14:paraId="668A84B1" w14:textId="77777777" w:rsidR="00E138B8" w:rsidRPr="00A62F1F" w:rsidRDefault="00262BBC" w:rsidP="00262BBC">
      <w:r w:rsidRPr="00A62F1F">
        <w:t>日本が中国との長期戦を戦うために</w:t>
      </w:r>
      <w:r w:rsidRPr="00A62F1F">
        <w:rPr>
          <w:rFonts w:hint="eastAsia"/>
        </w:rPr>
        <w:t>は、石油などの資源が不可欠である。そこで日本が目をつけたのが、東南アジアの資源地帯であり、日本は資源獲得を目的として、</w:t>
      </w:r>
      <w:r w:rsidRPr="00A62F1F">
        <w:t>1940年9月23日にフランス領インドシナ北部に、また1941年7月28日には同南部にも進駐した。これに対し米国は、日本に対する石油輸出の全面的な禁止という強硬手段をとった。</w:t>
      </w:r>
    </w:p>
    <w:p w14:paraId="147967DF" w14:textId="77777777" w:rsidR="00E138B8" w:rsidRPr="00A62F1F" w:rsidRDefault="00E138B8" w:rsidP="00262BBC"/>
    <w:p w14:paraId="6271BDE8" w14:textId="77777777" w:rsidR="00E138B8" w:rsidRPr="00A62F1F" w:rsidRDefault="00262BBC" w:rsidP="00262BBC">
      <w:r w:rsidRPr="00A62F1F">
        <w:t>ところが日本軍は、窮地から脱するため、東南アジアや中国から撤退するのではなく、真珠湾の米艦隊に奇襲攻撃をかけて壊滅させる、という賭けに打って出たのだった。つまり日本にとっての主戦場はあくまで中国であり、東南アジア侵攻はあ</w:t>
      </w:r>
      <w:r w:rsidRPr="00A62F1F">
        <w:rPr>
          <w:rFonts w:hint="eastAsia"/>
        </w:rPr>
        <w:t>くまで中国戦線を維持するための手段だった。</w:t>
      </w:r>
    </w:p>
    <w:p w14:paraId="2043CF22" w14:textId="77777777" w:rsidR="00E138B8" w:rsidRPr="00A62F1F" w:rsidRDefault="00E138B8" w:rsidP="00262BBC"/>
    <w:p w14:paraId="6F7067A9" w14:textId="09E4F034" w:rsidR="00E138B8" w:rsidRPr="00A62F1F" w:rsidRDefault="00E138B8" w:rsidP="00262BBC">
      <w:r w:rsidRPr="00A62F1F">
        <w:rPr>
          <w:rFonts w:hint="eastAsia"/>
        </w:rPr>
        <w:t>（６ページ目）</w:t>
      </w:r>
    </w:p>
    <w:p w14:paraId="545C92E6" w14:textId="0AE9CB21" w:rsidR="00E138B8" w:rsidRPr="00A62F1F" w:rsidRDefault="00E138B8" w:rsidP="00262BBC">
      <w:r w:rsidRPr="00A62F1F">
        <w:rPr>
          <w:rFonts w:hint="eastAsia"/>
        </w:rPr>
        <w:t>■</w:t>
      </w:r>
      <w:r w:rsidR="00F87DEC" w:rsidRPr="00A62F1F">
        <w:rPr>
          <w:rFonts w:hint="eastAsia"/>
        </w:rPr>
        <w:t>真珠湾攻撃は、結果的には失敗だった</w:t>
      </w:r>
    </w:p>
    <w:p w14:paraId="54FB72AC" w14:textId="77777777" w:rsidR="00E138B8" w:rsidRPr="00A62F1F" w:rsidRDefault="00E138B8" w:rsidP="00262BBC"/>
    <w:p w14:paraId="36A6F603" w14:textId="77777777" w:rsidR="00381FC2" w:rsidRPr="00A62F1F" w:rsidRDefault="00262BBC" w:rsidP="00262BBC">
      <w:r w:rsidRPr="00A62F1F">
        <w:rPr>
          <w:rFonts w:hint="eastAsia"/>
        </w:rPr>
        <w:t>真珠湾攻撃にいたっては、その東南アジア侵攻を米国に邪魔されないようにするための周辺作戦にすぎなかったのである。ところが真珠湾を攻撃してみたものの、じつは日本軍の標的だった米空母はほとんど出払ってしまっており、この作戦は軍事的には失敗だった。</w:t>
      </w:r>
    </w:p>
    <w:p w14:paraId="1E72849A" w14:textId="77777777" w:rsidR="00381FC2" w:rsidRPr="00A62F1F" w:rsidRDefault="00381FC2" w:rsidP="00262BBC"/>
    <w:p w14:paraId="1B8E1E49" w14:textId="77777777" w:rsidR="00F87DEC" w:rsidRPr="00A62F1F" w:rsidRDefault="00262BBC" w:rsidP="00262BBC">
      <w:r w:rsidRPr="00A62F1F">
        <w:rPr>
          <w:rFonts w:hint="eastAsia"/>
        </w:rPr>
        <w:t>しかも米国は日本からの奇襲により戦う意欲を失い、手を引くどころか、逆に激高し、やがて日本が無条件降伏するまで徹底的に戦うという道を選んだ。ドイツ勝利のあても外れ、日本は広大な中国戦線を抱えながら、太平洋で空母を展開する米軍の反撃に追い詰められていくことになる。</w:t>
      </w:r>
    </w:p>
    <w:p w14:paraId="6974023E" w14:textId="77777777" w:rsidR="00F87DEC" w:rsidRPr="00A62F1F" w:rsidRDefault="00F87DEC" w:rsidP="00262BBC"/>
    <w:p w14:paraId="2C4C791A" w14:textId="77777777" w:rsidR="00F87DEC" w:rsidRPr="00A62F1F" w:rsidRDefault="00262BBC" w:rsidP="00262BBC">
      <w:r w:rsidRPr="00A62F1F">
        <w:rPr>
          <w:rFonts w:hint="eastAsia"/>
        </w:rPr>
        <w:t>米国による広島・長崎への核使用とソ連参戦を経て、日本がポツダム宣言を受諾したのちも、ソ連軍はなお侵攻をやめず、日本領の南樺太、千島列島、さらには北方領土も占領した。</w:t>
      </w:r>
    </w:p>
    <w:p w14:paraId="714601EC" w14:textId="77777777" w:rsidR="00F87DEC" w:rsidRPr="00A62F1F" w:rsidRDefault="00F87DEC" w:rsidP="00262BBC"/>
    <w:p w14:paraId="04111FDF" w14:textId="77777777" w:rsidR="00F87DEC" w:rsidRPr="00A62F1F" w:rsidRDefault="00262BBC" w:rsidP="00262BBC">
      <w:r w:rsidRPr="00A62F1F">
        <w:t>9月2日、米艦「ミズーリ」号上で、日本代表と、ソ連を含む連合国代表とのあいだで降伏文書調印式が行なわれたが、ソ連軍が日本に対する戦いを止めたのはそれよりあとの同月5日だった。その後もソ連によって日本軍捕虜約57万人がシベリアに抑留され、その間に10万人以上が死亡した。民間在留邦人の犠牲者は18万人以上に上った。</w:t>
      </w:r>
    </w:p>
    <w:p w14:paraId="4977EC48" w14:textId="77777777" w:rsidR="00F87DEC" w:rsidRPr="00A62F1F" w:rsidRDefault="00F87DEC" w:rsidP="00262BBC"/>
    <w:p w14:paraId="0CE38F81" w14:textId="20006037" w:rsidR="00262BBC" w:rsidRDefault="00262BBC" w:rsidP="00262BBC">
      <w:r w:rsidRPr="00A62F1F">
        <w:lastRenderedPageBreak/>
        <w:t>「あの</w:t>
      </w:r>
      <w:r w:rsidRPr="00A62F1F">
        <w:rPr>
          <w:rFonts w:hint="eastAsia"/>
        </w:rPr>
        <w:t>戦争」は決して、真珠湾に始まり、広島・長崎で終わったのではない。中国での戦争から、ソ連が矛を収めるまでが、一連の戦争なのである。</w:t>
      </w:r>
    </w:p>
    <w:p w14:paraId="1104ED2E" w14:textId="77777777" w:rsidR="00262BBC" w:rsidRDefault="00262BBC" w:rsidP="00262BBC"/>
    <w:p w14:paraId="5758B145" w14:textId="77777777" w:rsidR="00262BBC" w:rsidRPr="00262BBC" w:rsidRDefault="00262BBC" w:rsidP="00004724"/>
    <w:sectPr w:rsidR="00262BBC" w:rsidRPr="00262BBC">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梁川 利明" w:date="2025-07-24T09:45:00Z" w:initials="梁川 利明">
    <w:p w14:paraId="1D6824FC" w14:textId="77777777" w:rsidR="000C7E8E" w:rsidRDefault="000C7E8E">
      <w:pPr>
        <w:pStyle w:val="af0"/>
      </w:pPr>
      <w:r>
        <w:rPr>
          <w:rStyle w:val="af"/>
        </w:rPr>
        <w:annotationRef/>
      </w:r>
      <w:r>
        <w:rPr>
          <w:rFonts w:hint="eastAsia"/>
        </w:rPr>
        <w:t>この『終戦史録』</w:t>
      </w:r>
      <w:r w:rsidR="00A62F1F">
        <w:rPr>
          <w:rFonts w:hint="eastAsia"/>
        </w:rPr>
        <w:t>は『</w:t>
      </w:r>
      <w:r w:rsidR="00A62F1F" w:rsidRPr="00A62F1F">
        <w:rPr>
          <w:rFonts w:hint="eastAsia"/>
        </w:rPr>
        <w:t>日本の選択</w:t>
      </w:r>
      <w:r w:rsidR="00A62F1F">
        <w:rPr>
          <w:rFonts w:hint="eastAsia"/>
        </w:rPr>
        <w:t xml:space="preserve"> </w:t>
      </w:r>
      <w:r w:rsidR="00A62F1F" w:rsidRPr="00A62F1F">
        <w:rPr>
          <w:rFonts w:hint="eastAsia"/>
        </w:rPr>
        <w:t>第二次世界大戦終戦史録</w:t>
      </w:r>
      <w:r w:rsidR="00A62F1F">
        <w:rPr>
          <w:rFonts w:hint="eastAsia"/>
        </w:rPr>
        <w:t>』の別名という理解でいいでしょうか？</w:t>
      </w:r>
    </w:p>
    <w:p w14:paraId="5D036C7A" w14:textId="77777777" w:rsidR="00A62F1F" w:rsidRDefault="00A62F1F">
      <w:pPr>
        <w:pStyle w:val="af0"/>
      </w:pPr>
    </w:p>
    <w:p w14:paraId="561A75E2" w14:textId="34E15C45" w:rsidR="00A62F1F" w:rsidRDefault="00A62F1F">
      <w:pPr>
        <w:pStyle w:val="af0"/>
      </w:pPr>
      <w:r w:rsidRPr="00A62F1F">
        <w:t>https://ci.nii.ac.jp/ncid/BN05301586</w:t>
      </w:r>
    </w:p>
  </w:comment>
  <w:comment w:id="12" w:author="05150 中西史也" w:date="2025-07-24T18:22:00Z" w:initials="0中">
    <w:p w14:paraId="349E7357" w14:textId="77777777" w:rsidR="00F77394" w:rsidRDefault="00F77394">
      <w:pPr>
        <w:pStyle w:val="af0"/>
      </w:pPr>
      <w:r>
        <w:rPr>
          <w:rStyle w:val="af"/>
        </w:rPr>
        <w:annotationRef/>
      </w:r>
      <w:r>
        <w:rPr>
          <w:rFonts w:hint="eastAsia"/>
        </w:rPr>
        <w:t>千々和先生へ</w:t>
      </w:r>
    </w:p>
    <w:p w14:paraId="28C7BEB0" w14:textId="26ED02EA" w:rsidR="00F77394" w:rsidRDefault="00F77394">
      <w:pPr>
        <w:pStyle w:val="af0"/>
      </w:pPr>
      <w:r>
        <w:rPr>
          <w:rFonts w:hint="eastAsia"/>
        </w:rPr>
        <w:t>ご確認いただけますと幸いです。別名でしょうが、『終戦史録』でとくに問題ないように存じます。</w:t>
      </w:r>
    </w:p>
  </w:comment>
  <w:comment w:id="13" w:author="泰明 千々和" w:date="2025-07-25T17:05:00Z" w:initials="泰千">
    <w:p w14:paraId="49EA43AC" w14:textId="77777777" w:rsidR="00A8434D" w:rsidRDefault="00A8434D" w:rsidP="00A8434D">
      <w:pPr>
        <w:pStyle w:val="af0"/>
      </w:pPr>
      <w:r>
        <w:rPr>
          <w:rStyle w:val="af"/>
        </w:rPr>
        <w:annotationRef/>
      </w:r>
      <w:r>
        <w:t>『日本の選択 第二次世界大戦終戦史録』ではありません。ママでお願いします。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61A75E2" w15:done="0"/>
  <w15:commentEx w15:paraId="28C7BEB0" w15:paraIdParent="561A75E2" w15:done="0"/>
  <w15:commentEx w15:paraId="49EA43AC" w15:paraIdParent="561A75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A435E" w16cex:dateUtc="2025-07-24T00:45:00Z"/>
  <w16cex:commentExtensible w16cex:durableId="5412108C" w16cex:dateUtc="2025-07-25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61A75E2" w16cid:durableId="2A8A435E"/>
  <w16cid:commentId w16cid:paraId="28C7BEB0" w16cid:durableId="2C2CF861"/>
  <w16cid:commentId w16cid:paraId="49EA43AC" w16cid:durableId="54121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E7BE4" w14:textId="77777777" w:rsidR="00800F19" w:rsidRDefault="00800F19" w:rsidP="00341487">
      <w:r>
        <w:separator/>
      </w:r>
    </w:p>
  </w:endnote>
  <w:endnote w:type="continuationSeparator" w:id="0">
    <w:p w14:paraId="5017E395" w14:textId="77777777" w:rsidR="00800F19" w:rsidRDefault="00800F19" w:rsidP="00341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F2EA38" w14:textId="77777777" w:rsidR="00800F19" w:rsidRDefault="00800F19" w:rsidP="00341487">
      <w:r>
        <w:separator/>
      </w:r>
    </w:p>
  </w:footnote>
  <w:footnote w:type="continuationSeparator" w:id="0">
    <w:p w14:paraId="176EEF3A" w14:textId="77777777" w:rsidR="00800F19" w:rsidRDefault="00800F19" w:rsidP="00341487">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泰明 千々和">
    <w15:presenceInfo w15:providerId="Windows Live" w15:userId="e4f9ac175bef60c2"/>
  </w15:person>
  <w15:person w15:author="梁川 利明">
    <w15:presenceInfo w15:providerId="None" w15:userId="梁川 利明"/>
  </w15:person>
  <w15:person w15:author="05150 中西史也">
    <w15:presenceInfo w15:providerId="AD" w15:userId="S-1-5-21-1393024621-967341073-481485787-56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dirty"/>
  <w:trackRevisions/>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99"/>
    <w:rsid w:val="00004724"/>
    <w:rsid w:val="00024F93"/>
    <w:rsid w:val="00074114"/>
    <w:rsid w:val="00094710"/>
    <w:rsid w:val="000A3A58"/>
    <w:rsid w:val="000C7E8E"/>
    <w:rsid w:val="000F2770"/>
    <w:rsid w:val="00257141"/>
    <w:rsid w:val="00262BBC"/>
    <w:rsid w:val="002B5FF4"/>
    <w:rsid w:val="00313689"/>
    <w:rsid w:val="00314757"/>
    <w:rsid w:val="00327B64"/>
    <w:rsid w:val="00341487"/>
    <w:rsid w:val="0034203D"/>
    <w:rsid w:val="00343C99"/>
    <w:rsid w:val="00381FC2"/>
    <w:rsid w:val="003B5012"/>
    <w:rsid w:val="00424FC9"/>
    <w:rsid w:val="00456753"/>
    <w:rsid w:val="00465DF7"/>
    <w:rsid w:val="004A1A78"/>
    <w:rsid w:val="004A2E53"/>
    <w:rsid w:val="004A407B"/>
    <w:rsid w:val="004A5302"/>
    <w:rsid w:val="004B20B3"/>
    <w:rsid w:val="004C2087"/>
    <w:rsid w:val="004E28AE"/>
    <w:rsid w:val="004E5529"/>
    <w:rsid w:val="00532EA6"/>
    <w:rsid w:val="00566BDD"/>
    <w:rsid w:val="00570AAB"/>
    <w:rsid w:val="0057250D"/>
    <w:rsid w:val="00597F9D"/>
    <w:rsid w:val="005C5A1A"/>
    <w:rsid w:val="005D5BC1"/>
    <w:rsid w:val="005E5096"/>
    <w:rsid w:val="005F3804"/>
    <w:rsid w:val="00605A9A"/>
    <w:rsid w:val="006701E2"/>
    <w:rsid w:val="00670D64"/>
    <w:rsid w:val="00671823"/>
    <w:rsid w:val="006B0A94"/>
    <w:rsid w:val="006C5E72"/>
    <w:rsid w:val="00791F13"/>
    <w:rsid w:val="007B34E1"/>
    <w:rsid w:val="007D216E"/>
    <w:rsid w:val="007F0A10"/>
    <w:rsid w:val="007F2402"/>
    <w:rsid w:val="00800F19"/>
    <w:rsid w:val="00816FF2"/>
    <w:rsid w:val="008512B5"/>
    <w:rsid w:val="008551F1"/>
    <w:rsid w:val="00883AF6"/>
    <w:rsid w:val="00894891"/>
    <w:rsid w:val="008A1F74"/>
    <w:rsid w:val="008C64C8"/>
    <w:rsid w:val="008E551E"/>
    <w:rsid w:val="008F4C46"/>
    <w:rsid w:val="008F5425"/>
    <w:rsid w:val="009117E4"/>
    <w:rsid w:val="009A004B"/>
    <w:rsid w:val="009A199C"/>
    <w:rsid w:val="009B2D82"/>
    <w:rsid w:val="009F5AC4"/>
    <w:rsid w:val="00A03511"/>
    <w:rsid w:val="00A62F1F"/>
    <w:rsid w:val="00A8434D"/>
    <w:rsid w:val="00A94C03"/>
    <w:rsid w:val="00A9586F"/>
    <w:rsid w:val="00AA2815"/>
    <w:rsid w:val="00AD738E"/>
    <w:rsid w:val="00B1253C"/>
    <w:rsid w:val="00B34805"/>
    <w:rsid w:val="00B44401"/>
    <w:rsid w:val="00B55A3F"/>
    <w:rsid w:val="00B905A2"/>
    <w:rsid w:val="00BB28E6"/>
    <w:rsid w:val="00BB7635"/>
    <w:rsid w:val="00BE793A"/>
    <w:rsid w:val="00C169C9"/>
    <w:rsid w:val="00C2396A"/>
    <w:rsid w:val="00C33A24"/>
    <w:rsid w:val="00C416E8"/>
    <w:rsid w:val="00C457E3"/>
    <w:rsid w:val="00C53A57"/>
    <w:rsid w:val="00CC32A7"/>
    <w:rsid w:val="00D354F7"/>
    <w:rsid w:val="00D36E54"/>
    <w:rsid w:val="00D85A50"/>
    <w:rsid w:val="00DA1A99"/>
    <w:rsid w:val="00DC71DB"/>
    <w:rsid w:val="00DD50DC"/>
    <w:rsid w:val="00E138B8"/>
    <w:rsid w:val="00E22673"/>
    <w:rsid w:val="00E27FA0"/>
    <w:rsid w:val="00EA3157"/>
    <w:rsid w:val="00EC4CC6"/>
    <w:rsid w:val="00ED5840"/>
    <w:rsid w:val="00EF43FD"/>
    <w:rsid w:val="00EF4549"/>
    <w:rsid w:val="00EF6596"/>
    <w:rsid w:val="00F70449"/>
    <w:rsid w:val="00F77394"/>
    <w:rsid w:val="00F87DEC"/>
    <w:rsid w:val="00FC290C"/>
    <w:rsid w:val="00FD397B"/>
    <w:rsid w:val="00FD424A"/>
    <w:rsid w:val="00FF6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1F90E3"/>
  <w15:chartTrackingRefBased/>
  <w15:docId w15:val="{88087E5D-A310-4C08-9431-27CBF711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1A9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A1A9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A1A9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A1A9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1A9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1A9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1A9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1A9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1A9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1A9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A1A9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A1A9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A1A9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1A9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1A9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1A9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1A9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1A9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1A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1A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A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1A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1A99"/>
    <w:pPr>
      <w:spacing w:before="160" w:after="160"/>
      <w:jc w:val="center"/>
    </w:pPr>
    <w:rPr>
      <w:i/>
      <w:iCs/>
      <w:color w:val="404040" w:themeColor="text1" w:themeTint="BF"/>
    </w:rPr>
  </w:style>
  <w:style w:type="character" w:customStyle="1" w:styleId="a8">
    <w:name w:val="引用文 (文字)"/>
    <w:basedOn w:val="a0"/>
    <w:link w:val="a7"/>
    <w:uiPriority w:val="29"/>
    <w:rsid w:val="00DA1A99"/>
    <w:rPr>
      <w:i/>
      <w:iCs/>
      <w:color w:val="404040" w:themeColor="text1" w:themeTint="BF"/>
    </w:rPr>
  </w:style>
  <w:style w:type="paragraph" w:styleId="a9">
    <w:name w:val="List Paragraph"/>
    <w:basedOn w:val="a"/>
    <w:uiPriority w:val="34"/>
    <w:qFormat/>
    <w:rsid w:val="00DA1A99"/>
    <w:pPr>
      <w:ind w:left="720"/>
      <w:contextualSpacing/>
    </w:pPr>
  </w:style>
  <w:style w:type="character" w:styleId="21">
    <w:name w:val="Intense Emphasis"/>
    <w:basedOn w:val="a0"/>
    <w:uiPriority w:val="21"/>
    <w:qFormat/>
    <w:rsid w:val="00DA1A99"/>
    <w:rPr>
      <w:i/>
      <w:iCs/>
      <w:color w:val="0F4761" w:themeColor="accent1" w:themeShade="BF"/>
    </w:rPr>
  </w:style>
  <w:style w:type="paragraph" w:styleId="22">
    <w:name w:val="Intense Quote"/>
    <w:basedOn w:val="a"/>
    <w:next w:val="a"/>
    <w:link w:val="23"/>
    <w:uiPriority w:val="30"/>
    <w:qFormat/>
    <w:rsid w:val="00DA1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1A99"/>
    <w:rPr>
      <w:i/>
      <w:iCs/>
      <w:color w:val="0F4761" w:themeColor="accent1" w:themeShade="BF"/>
    </w:rPr>
  </w:style>
  <w:style w:type="character" w:styleId="24">
    <w:name w:val="Intense Reference"/>
    <w:basedOn w:val="a0"/>
    <w:uiPriority w:val="32"/>
    <w:qFormat/>
    <w:rsid w:val="00DA1A99"/>
    <w:rPr>
      <w:b/>
      <w:bCs/>
      <w:smallCaps/>
      <w:color w:val="0F4761" w:themeColor="accent1" w:themeShade="BF"/>
      <w:spacing w:val="5"/>
    </w:rPr>
  </w:style>
  <w:style w:type="paragraph" w:styleId="aa">
    <w:name w:val="Revision"/>
    <w:hidden/>
    <w:uiPriority w:val="99"/>
    <w:semiHidden/>
    <w:rsid w:val="00EC4CC6"/>
  </w:style>
  <w:style w:type="paragraph" w:styleId="ab">
    <w:name w:val="header"/>
    <w:basedOn w:val="a"/>
    <w:link w:val="ac"/>
    <w:uiPriority w:val="99"/>
    <w:unhideWhenUsed/>
    <w:rsid w:val="00341487"/>
    <w:pPr>
      <w:tabs>
        <w:tab w:val="center" w:pos="4252"/>
        <w:tab w:val="right" w:pos="8504"/>
      </w:tabs>
      <w:snapToGrid w:val="0"/>
    </w:pPr>
  </w:style>
  <w:style w:type="character" w:customStyle="1" w:styleId="ac">
    <w:name w:val="ヘッダー (文字)"/>
    <w:basedOn w:val="a0"/>
    <w:link w:val="ab"/>
    <w:uiPriority w:val="99"/>
    <w:rsid w:val="00341487"/>
  </w:style>
  <w:style w:type="paragraph" w:styleId="ad">
    <w:name w:val="footer"/>
    <w:basedOn w:val="a"/>
    <w:link w:val="ae"/>
    <w:uiPriority w:val="99"/>
    <w:unhideWhenUsed/>
    <w:rsid w:val="00341487"/>
    <w:pPr>
      <w:tabs>
        <w:tab w:val="center" w:pos="4252"/>
        <w:tab w:val="right" w:pos="8504"/>
      </w:tabs>
      <w:snapToGrid w:val="0"/>
    </w:pPr>
  </w:style>
  <w:style w:type="character" w:customStyle="1" w:styleId="ae">
    <w:name w:val="フッター (文字)"/>
    <w:basedOn w:val="a0"/>
    <w:link w:val="ad"/>
    <w:uiPriority w:val="99"/>
    <w:rsid w:val="00341487"/>
  </w:style>
  <w:style w:type="character" w:styleId="af">
    <w:name w:val="annotation reference"/>
    <w:basedOn w:val="a0"/>
    <w:uiPriority w:val="99"/>
    <w:semiHidden/>
    <w:unhideWhenUsed/>
    <w:rsid w:val="00DD50DC"/>
    <w:rPr>
      <w:sz w:val="18"/>
      <w:szCs w:val="18"/>
    </w:rPr>
  </w:style>
  <w:style w:type="paragraph" w:styleId="af0">
    <w:name w:val="annotation text"/>
    <w:basedOn w:val="a"/>
    <w:link w:val="af1"/>
    <w:uiPriority w:val="99"/>
    <w:unhideWhenUsed/>
    <w:rsid w:val="00DD50DC"/>
    <w:pPr>
      <w:jc w:val="left"/>
    </w:pPr>
  </w:style>
  <w:style w:type="character" w:customStyle="1" w:styleId="af1">
    <w:name w:val="コメント文字列 (文字)"/>
    <w:basedOn w:val="a0"/>
    <w:link w:val="af0"/>
    <w:uiPriority w:val="99"/>
    <w:rsid w:val="00DD50DC"/>
  </w:style>
  <w:style w:type="paragraph" w:styleId="af2">
    <w:name w:val="annotation subject"/>
    <w:basedOn w:val="af0"/>
    <w:next w:val="af0"/>
    <w:link w:val="af3"/>
    <w:uiPriority w:val="99"/>
    <w:semiHidden/>
    <w:unhideWhenUsed/>
    <w:rsid w:val="00DD50DC"/>
    <w:rPr>
      <w:b/>
      <w:bCs/>
    </w:rPr>
  </w:style>
  <w:style w:type="character" w:customStyle="1" w:styleId="af3">
    <w:name w:val="コメント内容 (文字)"/>
    <w:basedOn w:val="af1"/>
    <w:link w:val="af2"/>
    <w:uiPriority w:val="99"/>
    <w:semiHidden/>
    <w:rsid w:val="00DD50DC"/>
    <w:rPr>
      <w:b/>
      <w:bCs/>
    </w:rPr>
  </w:style>
  <w:style w:type="character" w:styleId="af4">
    <w:name w:val="Hyperlink"/>
    <w:basedOn w:val="a0"/>
    <w:uiPriority w:val="99"/>
    <w:unhideWhenUsed/>
    <w:rsid w:val="00A03511"/>
    <w:rPr>
      <w:color w:val="467886" w:themeColor="hyperlink"/>
      <w:u w:val="single"/>
    </w:rPr>
  </w:style>
  <w:style w:type="character" w:styleId="af5">
    <w:name w:val="Unresolved Mention"/>
    <w:basedOn w:val="a0"/>
    <w:uiPriority w:val="99"/>
    <w:semiHidden/>
    <w:unhideWhenUsed/>
    <w:rsid w:val="00A03511"/>
    <w:rPr>
      <w:color w:val="605E5C"/>
      <w:shd w:val="clear" w:color="auto" w:fill="E1DFDD"/>
    </w:rPr>
  </w:style>
  <w:style w:type="character" w:styleId="af6">
    <w:name w:val="FollowedHyperlink"/>
    <w:basedOn w:val="a0"/>
    <w:uiPriority w:val="99"/>
    <w:semiHidden/>
    <w:unhideWhenUsed/>
    <w:rsid w:val="00024F93"/>
    <w:rPr>
      <w:color w:val="96607D" w:themeColor="followedHyperlink"/>
      <w:u w:val="single"/>
    </w:rPr>
  </w:style>
  <w:style w:type="paragraph" w:styleId="af7">
    <w:name w:val="Balloon Text"/>
    <w:basedOn w:val="a"/>
    <w:link w:val="af8"/>
    <w:uiPriority w:val="99"/>
    <w:semiHidden/>
    <w:unhideWhenUsed/>
    <w:rsid w:val="00314757"/>
    <w:rPr>
      <w:rFonts w:asciiTheme="majorHAnsi" w:eastAsiaTheme="majorEastAsia" w:hAnsiTheme="majorHAnsi" w:cstheme="majorBidi"/>
      <w:sz w:val="18"/>
      <w:szCs w:val="18"/>
    </w:rPr>
  </w:style>
  <w:style w:type="character" w:customStyle="1" w:styleId="af8">
    <w:name w:val="吹き出し (文字)"/>
    <w:basedOn w:val="a0"/>
    <w:link w:val="af7"/>
    <w:uiPriority w:val="99"/>
    <w:semiHidden/>
    <w:rsid w:val="0031475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2A709-831B-4A70-BCD0-2B8A2D238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945</Words>
  <Characters>5391</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05150 中西史也</cp:lastModifiedBy>
  <cp:revision>2</cp:revision>
  <dcterms:created xsi:type="dcterms:W3CDTF">2025-07-31T12:18:00Z</dcterms:created>
  <dcterms:modified xsi:type="dcterms:W3CDTF">2025-07-31T12:18:00Z</dcterms:modified>
</cp:coreProperties>
</file>