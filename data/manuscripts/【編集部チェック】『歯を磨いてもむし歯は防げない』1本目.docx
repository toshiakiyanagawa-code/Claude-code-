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A62BE" w14:textId="77777777" w:rsidR="002A4192" w:rsidRDefault="002A4192" w:rsidP="002A4192">
      <w:r>
        <w:rPr>
          <w:rFonts w:hint="eastAsia"/>
        </w:rPr>
        <w:t>・タイトル</w:t>
      </w:r>
    </w:p>
    <w:p w14:paraId="09125523" w14:textId="06C8F950" w:rsidR="00CA4F3E" w:rsidRDefault="001B4ED6" w:rsidP="002A4192">
      <w:r w:rsidRPr="001B4ED6">
        <w:rPr>
          <w:rFonts w:hint="eastAsia"/>
        </w:rPr>
        <w:t>歯磨きのあとに口をゆすいではいけない…毎日磨いているのにむし歯になる人がやっている｢誤解だらけの習慣｣</w:t>
      </w:r>
    </w:p>
    <w:p w14:paraId="15618D42" w14:textId="77777777" w:rsidR="001B4ED6" w:rsidRPr="007471F2" w:rsidRDefault="001B4ED6" w:rsidP="002A4192"/>
    <w:p w14:paraId="2CB0BBBA" w14:textId="21510EF6" w:rsidR="00CA4F3E" w:rsidRDefault="00CA4F3E" w:rsidP="002A4192">
      <w:r>
        <w:rPr>
          <w:rFonts w:hint="eastAsia"/>
        </w:rPr>
        <w:t>・サブタイトル</w:t>
      </w:r>
    </w:p>
    <w:p w14:paraId="53AA862E" w14:textId="0B5BE576" w:rsidR="00085478" w:rsidRDefault="001B4ED6" w:rsidP="002A4192">
      <w:r w:rsidRPr="001B4ED6">
        <w:rPr>
          <w:rFonts w:hint="eastAsia"/>
        </w:rPr>
        <w:t>｢歯磨きは</w:t>
      </w:r>
      <w:r w:rsidRPr="001B4ED6">
        <w:t>2分以内</w:t>
      </w:r>
      <w:r w:rsidR="003D1225">
        <w:rPr>
          <w:rFonts w:hint="eastAsia"/>
        </w:rPr>
        <w:t>で十分</w:t>
      </w:r>
      <w:r w:rsidRPr="001B4ED6">
        <w:t>｣と歯科医が断言する理由</w:t>
      </w:r>
    </w:p>
    <w:p w14:paraId="5D51E08B" w14:textId="77777777" w:rsidR="001B4ED6" w:rsidRDefault="001B4ED6" w:rsidP="002A4192"/>
    <w:p w14:paraId="6FE2E86D" w14:textId="3544FB8C" w:rsidR="00085478" w:rsidRDefault="00085478" w:rsidP="002A4192">
      <w:r>
        <w:rPr>
          <w:rFonts w:hint="eastAsia"/>
        </w:rPr>
        <w:t>むし歯にならないためにはどうすればいいのか。</w:t>
      </w:r>
      <w:r w:rsidRPr="00D30431">
        <w:rPr>
          <w:rFonts w:hint="eastAsia"/>
        </w:rPr>
        <w:t>歯科医</w:t>
      </w:r>
      <w:r>
        <w:rPr>
          <w:rFonts w:hint="eastAsia"/>
        </w:rPr>
        <w:t>の</w:t>
      </w:r>
      <w:r w:rsidRPr="00C26BB1">
        <w:rPr>
          <w:rFonts w:hint="eastAsia"/>
        </w:rPr>
        <w:t>前田一義</w:t>
      </w:r>
      <w:r>
        <w:rPr>
          <w:rFonts w:hint="eastAsia"/>
        </w:rPr>
        <w:t>さんは「歯磨き粉を使って歯みがきをしたあとに</w:t>
      </w:r>
      <w:r w:rsidR="00EE092D">
        <w:rPr>
          <w:rFonts w:hint="eastAsia"/>
        </w:rPr>
        <w:t>、</w:t>
      </w:r>
      <w:r w:rsidR="000638C7">
        <w:rPr>
          <w:rFonts w:hint="eastAsia"/>
        </w:rPr>
        <w:t>口</w:t>
      </w:r>
      <w:r w:rsidR="00EE092D">
        <w:rPr>
          <w:rFonts w:hint="eastAsia"/>
        </w:rPr>
        <w:t>をゆすいではいけない。</w:t>
      </w:r>
      <w:r w:rsidR="006C2948">
        <w:rPr>
          <w:rFonts w:hint="eastAsia"/>
        </w:rPr>
        <w:t>むし歯予防効果のあるフッ素</w:t>
      </w:r>
      <w:r w:rsidR="00EC01EE">
        <w:rPr>
          <w:rFonts w:hint="eastAsia"/>
        </w:rPr>
        <w:t>が流れてしまう。</w:t>
      </w:r>
      <w:r w:rsidR="00EC01EE" w:rsidRPr="00EC01EE">
        <w:rPr>
          <w:rFonts w:hint="eastAsia"/>
        </w:rPr>
        <w:t>どうしても気持ち悪い人は、ペットボトルのキャップ</w:t>
      </w:r>
      <w:r w:rsidR="00EC01EE" w:rsidRPr="00EC01EE">
        <w:t>1杯程度の水でゆす</w:t>
      </w:r>
      <w:r w:rsidR="003D1225">
        <w:rPr>
          <w:rFonts w:hint="eastAsia"/>
        </w:rPr>
        <w:t>ぐだけでいい</w:t>
      </w:r>
      <w:r w:rsidR="00EC01EE">
        <w:rPr>
          <w:rFonts w:hint="eastAsia"/>
        </w:rPr>
        <w:t>」という</w:t>
      </w:r>
      <w:r w:rsidR="00DF7034">
        <w:rPr>
          <w:rFonts w:hint="eastAsia"/>
        </w:rPr>
        <w:t>――</w:t>
      </w:r>
      <w:r w:rsidR="00EC01EE">
        <w:rPr>
          <w:rFonts w:hint="eastAsia"/>
        </w:rPr>
        <w:t>。</w:t>
      </w:r>
      <w:r w:rsidR="00DF7034">
        <w:rPr>
          <w:rFonts w:hint="eastAsia"/>
        </w:rPr>
        <w:t>（第1回）</w:t>
      </w:r>
    </w:p>
    <w:p w14:paraId="46573FF8" w14:textId="77777777" w:rsidR="002A4192" w:rsidRDefault="002A4192" w:rsidP="002A4192"/>
    <w:p w14:paraId="1C3DECC8" w14:textId="77777777" w:rsidR="002A4192" w:rsidRDefault="002A4192" w:rsidP="002A4192">
      <w:r>
        <w:rPr>
          <w:rFonts w:hint="eastAsia"/>
        </w:rPr>
        <w:t>※本稿は、前田一義『歯を磨いてもむし歯は防げない』</w:t>
      </w:r>
      <w:r>
        <w:t>(青春新書インテリジェンス)の一部を再編集したものです。</w:t>
      </w:r>
    </w:p>
    <w:p w14:paraId="0EB16669" w14:textId="77777777" w:rsidR="002A4192" w:rsidRDefault="002A4192" w:rsidP="002A4192"/>
    <w:p w14:paraId="46B294FF" w14:textId="77777777" w:rsidR="002A4192" w:rsidRDefault="002A4192" w:rsidP="002A4192">
      <w:r>
        <w:rPr>
          <w:rFonts w:hint="eastAsia"/>
        </w:rPr>
        <w:t>■歯磨きをするのはむし歯を防ぐためではない</w:t>
      </w:r>
    </w:p>
    <w:p w14:paraId="4C0AE615" w14:textId="77777777" w:rsidR="002A4192" w:rsidRDefault="002A4192" w:rsidP="002A4192"/>
    <w:p w14:paraId="59299F99" w14:textId="77777777" w:rsidR="002A4192" w:rsidRDefault="002A4192" w:rsidP="002A4192">
      <w:r>
        <w:rPr>
          <w:rFonts w:hint="eastAsia"/>
        </w:rPr>
        <w:t>（カコミ）</w:t>
      </w:r>
    </w:p>
    <w:p w14:paraId="2CDCA6F8" w14:textId="77777777" w:rsidR="002A4192" w:rsidRDefault="002A4192" w:rsidP="002A4192">
      <w:r>
        <w:rPr>
          <w:rFonts w:hint="eastAsia"/>
        </w:rPr>
        <w:t>・カン違い</w:t>
      </w:r>
    </w:p>
    <w:p w14:paraId="27FE51A3" w14:textId="77777777" w:rsidR="002A4192" w:rsidRDefault="002A4192" w:rsidP="002A4192">
      <w:r>
        <w:rPr>
          <w:rFonts w:hint="eastAsia"/>
        </w:rPr>
        <w:t>むし歯になるのは歯磨きをさぼったせい</w:t>
      </w:r>
    </w:p>
    <w:p w14:paraId="628E9003" w14:textId="77777777" w:rsidR="002A4192" w:rsidRDefault="002A4192" w:rsidP="002A4192">
      <w:r>
        <w:rPr>
          <w:rFonts w:hint="eastAsia"/>
        </w:rPr>
        <w:t>↓</w:t>
      </w:r>
    </w:p>
    <w:p w14:paraId="1237ACF7" w14:textId="77777777" w:rsidR="002A4192" w:rsidRDefault="002A4192" w:rsidP="002A4192">
      <w:r>
        <w:rPr>
          <w:rFonts w:hint="eastAsia"/>
        </w:rPr>
        <w:t>歯磨きの目的は食べカスを落とすためではない</w:t>
      </w:r>
    </w:p>
    <w:p w14:paraId="7CF34C74" w14:textId="77777777" w:rsidR="002A4192" w:rsidRDefault="002A4192" w:rsidP="002A4192">
      <w:r>
        <w:rPr>
          <w:rFonts w:hint="eastAsia"/>
        </w:rPr>
        <w:t>（カコミ）</w:t>
      </w:r>
    </w:p>
    <w:p w14:paraId="1CC8FE58" w14:textId="77777777" w:rsidR="002A4192" w:rsidRDefault="002A4192" w:rsidP="002A4192"/>
    <w:p w14:paraId="65D247B7" w14:textId="77777777" w:rsidR="002A4192" w:rsidRDefault="002A4192" w:rsidP="002A4192">
      <w:r>
        <w:rPr>
          <w:rFonts w:hint="eastAsia"/>
        </w:rPr>
        <w:t>むし歯予防というと、多くの人がまず思い浮かべるのが歯磨きでしょう。そこから、むし歯になると「歯磨きをさぼったから」と後悔する人も少なくありません。あるいは日頃から真面目に磨いていて、「あんなに歯磨きしていたのに、まだ足りなかったのか」とショックを受けるかもしれません。</w:t>
      </w:r>
    </w:p>
    <w:p w14:paraId="4F1617D6" w14:textId="77777777" w:rsidR="002A4192" w:rsidRDefault="002A4192" w:rsidP="002A4192"/>
    <w:p w14:paraId="1D9D5D36" w14:textId="030E39FF" w:rsidR="002A4192" w:rsidRDefault="002A4192" w:rsidP="002A4192">
      <w:r>
        <w:rPr>
          <w:rFonts w:hint="eastAsia"/>
        </w:rPr>
        <w:t>でも、むし歯になるのは、口の中の</w:t>
      </w:r>
      <w:r>
        <w:t>pHが5.5以下の状態が長く続いたときです。歯磨きの目的は、むし歯予防よりも、歯周病を予防するためです。むし歯が歯が溶ける病気であるのに対し、歯周病は歯茎（はぐき）が炎症を起こしたり、歯の周りの顎</w:t>
      </w:r>
      <w:r w:rsidR="00376E95">
        <w:rPr>
          <w:rFonts w:hint="eastAsia"/>
        </w:rPr>
        <w:t>（</w:t>
      </w:r>
      <w:r>
        <w:t>あご</w:t>
      </w:r>
      <w:r w:rsidR="00376E95">
        <w:rPr>
          <w:rFonts w:hint="eastAsia"/>
        </w:rPr>
        <w:t>）</w:t>
      </w:r>
      <w:r>
        <w:t>の骨が溶ける病気です。歯は顎の骨によって支えられています。歯周病が進んで顎の骨が溶けると、最後は歯を支えられなくなり、歯が抜けることになります。</w:t>
      </w:r>
    </w:p>
    <w:p w14:paraId="390DACBF" w14:textId="77777777" w:rsidR="002A4192" w:rsidRDefault="002A4192" w:rsidP="002A4192"/>
    <w:p w14:paraId="5CA8E3D7" w14:textId="77777777" w:rsidR="002A4192" w:rsidRDefault="002A4192" w:rsidP="002A4192">
      <w:r>
        <w:rPr>
          <w:rFonts w:hint="eastAsia"/>
        </w:rPr>
        <w:t>歯周病の原因は、歯の表面に付いたプラーク（歯垢）です。プラークはバイキンの塊かた</w:t>
      </w:r>
      <w:r>
        <w:rPr>
          <w:rFonts w:hint="eastAsia"/>
        </w:rPr>
        <w:lastRenderedPageBreak/>
        <w:t>まりで、白くネバネバしています。このプラークは、口をゆすいだり薬品を使うことでは取れません。お風呂や台所のヌルヌルした汚れをイメージすると、わかりやすいでしょう。これはバイオフィルム（菌膜）と呼ばれ、やはり薬品や洗剤などでは落ちません。</w:t>
      </w:r>
    </w:p>
    <w:p w14:paraId="5639A1BF" w14:textId="77777777" w:rsidR="002A4192" w:rsidRDefault="002A4192" w:rsidP="002A4192"/>
    <w:p w14:paraId="7BFEF2C7" w14:textId="77777777" w:rsidR="002A4192" w:rsidRDefault="002A4192" w:rsidP="002A4192">
      <w:r>
        <w:rPr>
          <w:rFonts w:hint="eastAsia"/>
        </w:rPr>
        <w:t>ブラシなどでゴシゴシこすって、物理的に落とすしかありません。こすることで塊になっていたバイオフィルムがバラバラになり、こうなれば薬品や洗剤で死滅させることができます。</w:t>
      </w:r>
    </w:p>
    <w:p w14:paraId="7EB4A6B0" w14:textId="77777777" w:rsidR="002A4192" w:rsidRDefault="002A4192" w:rsidP="002A4192"/>
    <w:p w14:paraId="736BAB71" w14:textId="77777777" w:rsidR="002A4192" w:rsidRDefault="002A4192" w:rsidP="002A4192">
      <w:r>
        <w:rPr>
          <w:rFonts w:hint="eastAsia"/>
        </w:rPr>
        <w:t>（２ページ目）</w:t>
      </w:r>
    </w:p>
    <w:p w14:paraId="049CF17C" w14:textId="77777777" w:rsidR="002A4192" w:rsidRDefault="002A4192" w:rsidP="002A4192">
      <w:r>
        <w:rPr>
          <w:rFonts w:hint="eastAsia"/>
        </w:rPr>
        <w:t>■水流圧洗浄機ではプラークは取れない</w:t>
      </w:r>
    </w:p>
    <w:p w14:paraId="13E8D706" w14:textId="77777777" w:rsidR="002A4192" w:rsidRDefault="002A4192" w:rsidP="002A4192"/>
    <w:p w14:paraId="668DC4C3" w14:textId="3EA3AF45" w:rsidR="002A4192" w:rsidRDefault="002A4192" w:rsidP="002A4192">
      <w:r>
        <w:rPr>
          <w:rFonts w:hint="eastAsia"/>
        </w:rPr>
        <w:t>プラークもバイオフィルムの一種で、落とすには歯ブラシでこするしかありません。</w:t>
      </w:r>
    </w:p>
    <w:p w14:paraId="67C266E5" w14:textId="77777777" w:rsidR="002A4192" w:rsidRDefault="002A4192" w:rsidP="002A4192"/>
    <w:p w14:paraId="27F25B46" w14:textId="77777777" w:rsidR="002A4192" w:rsidRDefault="002A4192" w:rsidP="002A4192">
      <w:r>
        <w:rPr>
          <w:rFonts w:hint="eastAsia"/>
        </w:rPr>
        <w:t>ちなみに近年、「プラークを完全に取り除く」といった触れ込みで、ウォーターピックが注目されています。直訳すると「水のつまようじ」で、水流で口腔内を洗浄する装置です。なかには</w:t>
      </w:r>
      <w:r>
        <w:t>1万円以上するものもありますが、プラークは水を当てただけでは取れません。</w:t>
      </w:r>
    </w:p>
    <w:p w14:paraId="17A45E7B" w14:textId="77777777" w:rsidR="002A4192" w:rsidRDefault="002A4192" w:rsidP="002A4192"/>
    <w:p w14:paraId="17C94431" w14:textId="77777777" w:rsidR="002A4192" w:rsidRDefault="002A4192" w:rsidP="002A4192">
      <w:r>
        <w:rPr>
          <w:rFonts w:hint="eastAsia"/>
        </w:rPr>
        <w:t>「プラークの除去能が最も低いのは水流圧洗浄器（細菌は水流で取り除けない）」というのは、歯科医師の国家試験にも出てくるほど常識で、かつ間違えやすい問題でもあります。水流で食べカスを取ることはできても、プラークは落とせません。使うと口の中がスッキリすることでも人気のウォーターピックですが、歯周病予防のためには歯磨きと併用して使うようにしてください。</w:t>
      </w:r>
    </w:p>
    <w:p w14:paraId="1F49C56C" w14:textId="77777777" w:rsidR="002A4192" w:rsidRDefault="002A4192" w:rsidP="002A4192"/>
    <w:p w14:paraId="6C278DDC" w14:textId="77777777" w:rsidR="002A4192" w:rsidRDefault="002A4192" w:rsidP="002A4192">
      <w:r>
        <w:rPr>
          <w:rFonts w:hint="eastAsia"/>
        </w:rPr>
        <w:t>（カコミ）</w:t>
      </w:r>
    </w:p>
    <w:p w14:paraId="447A11A8" w14:textId="77777777" w:rsidR="002A4192" w:rsidRDefault="002A4192" w:rsidP="002A4192">
      <w:r>
        <w:rPr>
          <w:rFonts w:hint="eastAsia"/>
        </w:rPr>
        <w:t>・処方箋</w:t>
      </w:r>
    </w:p>
    <w:p w14:paraId="1A0420B1" w14:textId="77777777" w:rsidR="002A4192" w:rsidRDefault="002A4192" w:rsidP="002A4192">
      <w:r>
        <w:rPr>
          <w:rFonts w:hint="eastAsia"/>
        </w:rPr>
        <w:t>歯周病予防では物理的にプラークを落とすことが大事</w:t>
      </w:r>
    </w:p>
    <w:p w14:paraId="2B66E4CB" w14:textId="77777777" w:rsidR="002A4192" w:rsidRDefault="002A4192" w:rsidP="002A4192">
      <w:r>
        <w:rPr>
          <w:rFonts w:hint="eastAsia"/>
        </w:rPr>
        <w:t>（ココマデ）</w:t>
      </w:r>
    </w:p>
    <w:p w14:paraId="256405F5" w14:textId="77777777" w:rsidR="002A4192" w:rsidRDefault="002A4192" w:rsidP="002A4192"/>
    <w:p w14:paraId="0945430D" w14:textId="3C6956C5" w:rsidR="002A4192" w:rsidRDefault="002A4192" w:rsidP="002A4192">
      <w:r>
        <w:rPr>
          <w:rFonts w:hint="eastAsia"/>
        </w:rPr>
        <w:t>■</w:t>
      </w:r>
      <w:r w:rsidR="00FA520E">
        <w:rPr>
          <w:rFonts w:hint="eastAsia"/>
        </w:rPr>
        <w:t>フッ素濃度の高い歯みがきを使ったほうがいいが…</w:t>
      </w:r>
    </w:p>
    <w:p w14:paraId="412A024B" w14:textId="77777777" w:rsidR="002A4192" w:rsidRDefault="002A4192" w:rsidP="002A4192"/>
    <w:p w14:paraId="03A6D669" w14:textId="77777777" w:rsidR="002A4192" w:rsidRDefault="002A4192" w:rsidP="002A4192">
      <w:r>
        <w:rPr>
          <w:rFonts w:hint="eastAsia"/>
        </w:rPr>
        <w:t>（カコミ）</w:t>
      </w:r>
    </w:p>
    <w:p w14:paraId="327C217C" w14:textId="77777777" w:rsidR="002A4192" w:rsidRDefault="002A4192" w:rsidP="002A4192">
      <w:r>
        <w:rPr>
          <w:rFonts w:hint="eastAsia"/>
        </w:rPr>
        <w:t>・カン違い</w:t>
      </w:r>
    </w:p>
    <w:p w14:paraId="5F1D5362" w14:textId="77777777" w:rsidR="002A4192" w:rsidRDefault="002A4192" w:rsidP="002A4192">
      <w:r>
        <w:rPr>
          <w:rFonts w:hint="eastAsia"/>
        </w:rPr>
        <w:t>歯磨きのあとは、しっかりゆすいで口の中のバイキンを吐き出す</w:t>
      </w:r>
    </w:p>
    <w:p w14:paraId="0314BF6E" w14:textId="77777777" w:rsidR="002A4192" w:rsidRDefault="002A4192" w:rsidP="002A4192">
      <w:r>
        <w:rPr>
          <w:rFonts w:hint="eastAsia"/>
        </w:rPr>
        <w:t>↓</w:t>
      </w:r>
    </w:p>
    <w:p w14:paraId="4E0096DB" w14:textId="77777777" w:rsidR="002A4192" w:rsidRDefault="002A4192" w:rsidP="002A4192">
      <w:r>
        <w:rPr>
          <w:rFonts w:hint="eastAsia"/>
        </w:rPr>
        <w:t>歯に取り込んで強くするためにフッ素成分を残しておくことが大事</w:t>
      </w:r>
    </w:p>
    <w:p w14:paraId="07A83CBC" w14:textId="77777777" w:rsidR="002A4192" w:rsidRDefault="002A4192" w:rsidP="002A4192">
      <w:r>
        <w:rPr>
          <w:rFonts w:hint="eastAsia"/>
        </w:rPr>
        <w:t>（ココマデ）</w:t>
      </w:r>
    </w:p>
    <w:p w14:paraId="5C2EB55D" w14:textId="77777777" w:rsidR="002A4192" w:rsidRDefault="002A4192" w:rsidP="002A4192"/>
    <w:p w14:paraId="20BEA0E7" w14:textId="77777777" w:rsidR="002A4192" w:rsidRDefault="002A4192" w:rsidP="002A4192">
      <w:r>
        <w:rPr>
          <w:rFonts w:hint="eastAsia"/>
        </w:rPr>
        <w:t>前項で歯周病予防には歯ブラシでプラークを落とす、つまり物理的作業が大事と述べました。一方、むし歯予防で大事なのは、フッ素の活用です。</w:t>
      </w:r>
    </w:p>
    <w:p w14:paraId="56627BBA" w14:textId="77777777" w:rsidR="002A4192" w:rsidRDefault="002A4192" w:rsidP="002A4192"/>
    <w:p w14:paraId="55AF8594" w14:textId="77777777" w:rsidR="002A4192" w:rsidRDefault="002A4192" w:rsidP="002A4192">
      <w:r>
        <w:rPr>
          <w:rFonts w:hint="eastAsia"/>
        </w:rPr>
        <w:t>市販の歯磨き粉に「フッ素配合」と表記されたものがあります。このフッ素が大事で、フッ素には、歯を強くして同じ</w:t>
      </w:r>
      <w:r>
        <w:t>pHでも溶けにくくなる作用があります。一方で、再石灰化の働きを促す作用もあり、フッ素を取り込むことによって、歯の表面が「ハイドロキシアパタイト」から「フルオロアパタイト」に変わります。それによって歯が強くなり、むし歯リスクを大きく減らすことができるのです。</w:t>
      </w:r>
    </w:p>
    <w:p w14:paraId="40722948" w14:textId="77777777" w:rsidR="002A4192" w:rsidRDefault="002A4192" w:rsidP="002A4192"/>
    <w:p w14:paraId="1F189FC5" w14:textId="77777777" w:rsidR="008F295A" w:rsidRDefault="002A4192" w:rsidP="002A4192">
      <w:r>
        <w:t>近年はフッ素が歯を</w:t>
      </w:r>
      <w:r>
        <w:rPr>
          <w:rFonts w:hint="eastAsia"/>
        </w:rPr>
        <w:t>強くすることが知られ、フッ素配合の歯磨き粉を使う人も増えています。前項で歯磨きの目的は歯周病予防と述べましたが、フッ素配合の歯磨き粉を使うなら、歯磨きでむし歯予防もできます。</w:t>
      </w:r>
    </w:p>
    <w:p w14:paraId="76708538" w14:textId="77777777" w:rsidR="008F295A" w:rsidRDefault="008F295A" w:rsidP="002A4192"/>
    <w:p w14:paraId="6620FD74" w14:textId="77777777" w:rsidR="008F295A" w:rsidRDefault="002A4192" w:rsidP="002A4192">
      <w:r>
        <w:rPr>
          <w:rFonts w:hint="eastAsia"/>
        </w:rPr>
        <w:t>むし歯予防効果のある歯磨き粉のフッ素濃度は</w:t>
      </w:r>
      <w:r>
        <w:t>1500ppmなので、これに準じる濃度の歯磨き粉を使うことが大事です。ただ、ここで残念なのがフッ素配合の歯磨き粉で、せっかくフッ素を使ったのに、その後、口をゆすぐことでフッ素を洗い流す人が多いことです。</w:t>
      </w:r>
    </w:p>
    <w:p w14:paraId="44E3A634" w14:textId="77777777" w:rsidR="008F295A" w:rsidRDefault="008F295A" w:rsidP="002A4192"/>
    <w:p w14:paraId="6F0C1344" w14:textId="5427AFD8" w:rsidR="008F295A" w:rsidRDefault="008F295A" w:rsidP="002A4192">
      <w:r>
        <w:rPr>
          <w:rFonts w:hint="eastAsia"/>
        </w:rPr>
        <w:t>（３ページ目）</w:t>
      </w:r>
    </w:p>
    <w:p w14:paraId="0209FB9B" w14:textId="15739751" w:rsidR="008F295A" w:rsidRDefault="00EC43D4" w:rsidP="002A4192">
      <w:r>
        <w:rPr>
          <w:rFonts w:hint="eastAsia"/>
        </w:rPr>
        <w:t>■</w:t>
      </w:r>
      <w:r w:rsidR="000952F9">
        <w:rPr>
          <w:rFonts w:hint="eastAsia"/>
        </w:rPr>
        <w:t>歯磨き後に口をゆすいではいけない</w:t>
      </w:r>
    </w:p>
    <w:p w14:paraId="0723F860" w14:textId="77777777" w:rsidR="008F295A" w:rsidRDefault="008F295A" w:rsidP="002A4192"/>
    <w:p w14:paraId="5BAEC60F" w14:textId="77777777" w:rsidR="005E2BAF" w:rsidRDefault="002A4192" w:rsidP="002A4192">
      <w:r>
        <w:t>歯磨きのあと、水で口をゆすぐのは常識と思われがちです。口の中が歯磨き粉まみれでは気持ち悪いと感</w:t>
      </w:r>
      <w:r>
        <w:rPr>
          <w:rFonts w:hint="eastAsia"/>
        </w:rPr>
        <w:t>じる人は多いでしょう。口の中のバイキンを出すためにも、口をゆすぐことは大切と思っているかもしれません。</w:t>
      </w:r>
    </w:p>
    <w:p w14:paraId="6C1EAEA3" w14:textId="77777777" w:rsidR="005E2BAF" w:rsidRDefault="005E2BAF" w:rsidP="002A4192"/>
    <w:p w14:paraId="61E617D3" w14:textId="77777777" w:rsidR="005E2BAF" w:rsidRDefault="002A4192" w:rsidP="002A4192">
      <w:r>
        <w:rPr>
          <w:rFonts w:hint="eastAsia"/>
        </w:rPr>
        <w:t>これは日本人特有の感覚で、海外では歯磨きのあと口の中をゆすがない人も少なくありません。とくにフッ素の効能を子どもの頃から教えられているスウェーデン人は、フッ素を洗い流すことはしません。せいぜい口の中の余分な歯磨き粉を吐き出す程度です。</w:t>
      </w:r>
    </w:p>
    <w:p w14:paraId="7B9D44B7" w14:textId="77777777" w:rsidR="005E2BAF" w:rsidRDefault="005E2BAF" w:rsidP="002A4192"/>
    <w:p w14:paraId="06F08C0D" w14:textId="532CE014" w:rsidR="002A4192" w:rsidRDefault="002A4192" w:rsidP="002A4192">
      <w:r>
        <w:rPr>
          <w:rFonts w:hint="eastAsia"/>
        </w:rPr>
        <w:t>フッ素配合の歯磨き粉による歯磨き効果を求めるなら、口の中はゆすがないほうがいいのです。どうしても気持ち悪い人は、ペットボトルのキャップ</w:t>
      </w:r>
      <w:r>
        <w:t>1杯程度の水でゆすげば十分です。最初はもの</w:t>
      </w:r>
      <w:r>
        <w:rPr>
          <w:rFonts w:hint="eastAsia"/>
        </w:rPr>
        <w:t>足りないかもしれませんが、慣れればこれで十分になります。</w:t>
      </w:r>
    </w:p>
    <w:p w14:paraId="55398B57" w14:textId="77777777" w:rsidR="002A4192" w:rsidRDefault="002A4192" w:rsidP="002A4192"/>
    <w:p w14:paraId="5E366F33" w14:textId="6A42C54F" w:rsidR="005E2BAF" w:rsidRDefault="005E2BAF" w:rsidP="002A4192">
      <w:r>
        <w:rPr>
          <w:rFonts w:hint="eastAsia"/>
        </w:rPr>
        <w:t>（カコミ）</w:t>
      </w:r>
    </w:p>
    <w:p w14:paraId="1BA3606D" w14:textId="04452B1B" w:rsidR="002A4192" w:rsidRDefault="005E2BAF" w:rsidP="002A4192">
      <w:r>
        <w:rPr>
          <w:rFonts w:hint="eastAsia"/>
        </w:rPr>
        <w:t>・</w:t>
      </w:r>
      <w:r w:rsidR="002A4192">
        <w:rPr>
          <w:rFonts w:hint="eastAsia"/>
        </w:rPr>
        <w:t xml:space="preserve">処方箋　</w:t>
      </w:r>
    </w:p>
    <w:p w14:paraId="65B6E493" w14:textId="77777777" w:rsidR="002A4192" w:rsidRDefault="002A4192" w:rsidP="002A4192">
      <w:r>
        <w:rPr>
          <w:rFonts w:hint="eastAsia"/>
        </w:rPr>
        <w:t>歯磨き後のゆすぎは、ペットボトルのキャップ</w:t>
      </w:r>
      <w:r>
        <w:t>1杯分の水で十分</w:t>
      </w:r>
    </w:p>
    <w:p w14:paraId="346BD756" w14:textId="51121B9F" w:rsidR="002A4192" w:rsidRDefault="005E2BAF" w:rsidP="002A4192">
      <w:r>
        <w:rPr>
          <w:rFonts w:hint="eastAsia"/>
        </w:rPr>
        <w:lastRenderedPageBreak/>
        <w:t>（ココマデ）</w:t>
      </w:r>
    </w:p>
    <w:p w14:paraId="12C0F7D4" w14:textId="77777777" w:rsidR="005E2BAF" w:rsidRDefault="005E2BAF" w:rsidP="002A4192"/>
    <w:p w14:paraId="0DC8F0E1" w14:textId="1CC6973D" w:rsidR="005E2BAF" w:rsidRDefault="005E2BAF" w:rsidP="002A4192">
      <w:r>
        <w:rPr>
          <w:rFonts w:hint="eastAsia"/>
        </w:rPr>
        <w:t>■</w:t>
      </w:r>
      <w:r w:rsidR="00F86AB5">
        <w:rPr>
          <w:rFonts w:hint="eastAsia"/>
        </w:rPr>
        <w:t>「歯を磨く時間が長いほうが良い」は間違い</w:t>
      </w:r>
    </w:p>
    <w:p w14:paraId="244FCCA8" w14:textId="77777777" w:rsidR="005E2BAF" w:rsidRDefault="005E2BAF" w:rsidP="002A4192"/>
    <w:p w14:paraId="733EFB4A" w14:textId="1B954631" w:rsidR="00F507BD" w:rsidRDefault="00F507BD" w:rsidP="002A4192">
      <w:r>
        <w:rPr>
          <w:rFonts w:hint="eastAsia"/>
        </w:rPr>
        <w:t>（カコミ）</w:t>
      </w:r>
    </w:p>
    <w:p w14:paraId="2830C25B" w14:textId="0250F66C" w:rsidR="002A4192" w:rsidRDefault="00F507BD" w:rsidP="002A4192">
      <w:r>
        <w:rPr>
          <w:rFonts w:hint="eastAsia"/>
        </w:rPr>
        <w:t>・</w:t>
      </w:r>
      <w:r w:rsidR="002A4192">
        <w:rPr>
          <w:rFonts w:hint="eastAsia"/>
        </w:rPr>
        <w:t>カン違い</w:t>
      </w:r>
    </w:p>
    <w:p w14:paraId="719CD4CD" w14:textId="77777777" w:rsidR="002A4192" w:rsidRDefault="002A4192" w:rsidP="002A4192">
      <w:r>
        <w:rPr>
          <w:rFonts w:hint="eastAsia"/>
        </w:rPr>
        <w:t>歯磨きは時間をかけて丁寧に磨く</w:t>
      </w:r>
    </w:p>
    <w:p w14:paraId="289CC212" w14:textId="77777777" w:rsidR="002A4192" w:rsidRDefault="002A4192" w:rsidP="002A4192">
      <w:r>
        <w:rPr>
          <w:rFonts w:hint="eastAsia"/>
        </w:rPr>
        <w:t>↓</w:t>
      </w:r>
    </w:p>
    <w:p w14:paraId="20CE0149" w14:textId="77777777" w:rsidR="002A4192" w:rsidRDefault="002A4192" w:rsidP="002A4192">
      <w:r>
        <w:rPr>
          <w:rFonts w:hint="eastAsia"/>
        </w:rPr>
        <w:t>磨きすぎは知覚過敏のもと</w:t>
      </w:r>
    </w:p>
    <w:p w14:paraId="0361B945" w14:textId="08FE9C77" w:rsidR="00F507BD" w:rsidRDefault="00F507BD" w:rsidP="002A4192">
      <w:r>
        <w:rPr>
          <w:rFonts w:hint="eastAsia"/>
        </w:rPr>
        <w:t>（ココマデ）</w:t>
      </w:r>
    </w:p>
    <w:p w14:paraId="1A1411B5" w14:textId="77777777" w:rsidR="002A4192" w:rsidRDefault="002A4192" w:rsidP="002A4192"/>
    <w:p w14:paraId="0EF80B79" w14:textId="77777777" w:rsidR="002A4192" w:rsidRDefault="002A4192" w:rsidP="002A4192">
      <w:r>
        <w:rPr>
          <w:rFonts w:hint="eastAsia"/>
        </w:rPr>
        <w:t>歯磨きについて日本では、昔から「</w:t>
      </w:r>
      <w:r>
        <w:t>3・3・3運動」が推奨されています。「食後3分以内に3分間、1日3回磨く」というものです。子どもの頃から、この習慣を守っている人も少なくありません。</w:t>
      </w:r>
    </w:p>
    <w:p w14:paraId="5CDCD5B5" w14:textId="77777777" w:rsidR="002A4192" w:rsidRDefault="002A4192" w:rsidP="002A4192"/>
    <w:p w14:paraId="61BA1CC3" w14:textId="77777777" w:rsidR="00F507BD" w:rsidRDefault="002A4192" w:rsidP="002A4192">
      <w:r>
        <w:rPr>
          <w:rFonts w:hint="eastAsia"/>
        </w:rPr>
        <w:t>絶対的な間違いとはいえませんが、問題はこれを過大評価して、「歯磨きをすればするほど、むし歯になりにくい」、ひいては「歯磨きにかける時間は長いほどいい」と誤解している人が多いことです。</w:t>
      </w:r>
    </w:p>
    <w:p w14:paraId="3EB0A1D5" w14:textId="77777777" w:rsidR="00F507BD" w:rsidRDefault="00F507BD" w:rsidP="002A4192"/>
    <w:p w14:paraId="29A7D5DB" w14:textId="77777777" w:rsidR="002D7916" w:rsidRDefault="002A4192" w:rsidP="002A4192">
      <w:r>
        <w:rPr>
          <w:rFonts w:hint="eastAsia"/>
        </w:rPr>
        <w:t>「私はむし歯になりやすいから、歯磨きには</w:t>
      </w:r>
      <w:r>
        <w:t>10分以上、時間をかけています」などと言う人もいます。磨くだけでは手持ちぶさたなので、テレビを見ながら、あるいはお風呂に入りながら30分かけて磨く人もいます。これは明らかに磨きすぎです。</w:t>
      </w:r>
    </w:p>
    <w:p w14:paraId="44C1546A" w14:textId="77777777" w:rsidR="002D7916" w:rsidRDefault="002D7916" w:rsidP="002A4192"/>
    <w:p w14:paraId="2AB841F4" w14:textId="77777777" w:rsidR="002D7916" w:rsidRDefault="002A4192" w:rsidP="002A4192">
      <w:del w:id="0" w:author="利明 梁川" w:date="2024-11-07T16:33:00Z" w16du:dateUtc="2024-11-07T07:33:00Z">
        <w:r w:rsidDel="002D7916">
          <w:delText>詳しくは第3章で述べますが、</w:delText>
        </w:r>
      </w:del>
      <w:r>
        <w:t>スウェーデンのイエテボリ大学が考案した歯磨き効果を最大限に引き出すイエテボリ</w:t>
      </w:r>
      <w:r>
        <w:rPr>
          <w:rFonts w:hint="eastAsia"/>
        </w:rPr>
        <w:t>法では、歯磨き時間は</w:t>
      </w:r>
      <w:r>
        <w:t>2分としています。しかも、実際にスウェーデン人が歯磨きにかける時間を調べたところ、45</w:t>
      </w:r>
      <w:r>
        <w:rPr>
          <w:rFonts w:hint="eastAsia"/>
        </w:rPr>
        <w:t>〜</w:t>
      </w:r>
      <w:r>
        <w:t>50秒というデータもあります。45</w:t>
      </w:r>
      <w:r>
        <w:rPr>
          <w:rFonts w:hint="eastAsia"/>
        </w:rPr>
        <w:t>〜</w:t>
      </w:r>
      <w:r>
        <w:t>50秒でも、きちんとした定期検診を受けていれば、むし歯にも歯周病にもならないのです。</w:t>
      </w:r>
    </w:p>
    <w:p w14:paraId="4FFE3E63" w14:textId="77777777" w:rsidR="000D6825" w:rsidRDefault="000D6825" w:rsidP="002A4192"/>
    <w:p w14:paraId="5733D381" w14:textId="0CD38120" w:rsidR="000D6825" w:rsidRDefault="000D6825" w:rsidP="002A4192">
      <w:r>
        <w:rPr>
          <w:rFonts w:hint="eastAsia"/>
        </w:rPr>
        <w:t>（４ページ目）</w:t>
      </w:r>
    </w:p>
    <w:p w14:paraId="03EE9C74" w14:textId="65823BA0" w:rsidR="000D6825" w:rsidRDefault="000D6825" w:rsidP="002A4192">
      <w:r>
        <w:rPr>
          <w:rFonts w:hint="eastAsia"/>
        </w:rPr>
        <w:t>■</w:t>
      </w:r>
      <w:r w:rsidR="000D1013">
        <w:rPr>
          <w:rFonts w:hint="eastAsia"/>
        </w:rPr>
        <w:t>歯を磨く時間は2分で十分</w:t>
      </w:r>
    </w:p>
    <w:p w14:paraId="5E60A5F0" w14:textId="77777777" w:rsidR="002D7916" w:rsidRDefault="002D7916" w:rsidP="002A4192"/>
    <w:p w14:paraId="52E6ECB5" w14:textId="77777777" w:rsidR="00127E45" w:rsidRDefault="002A4192" w:rsidP="002A4192">
      <w:r>
        <w:t>長すぎる歯磨き時間は、むしろ弊害のほうが多くなります。10分も歯磨きに時間をかければ、どうしても注意が散漫になります。ほかのことをしながらなら、なおさらです。自分では磨いているつもりでも、同じところばかり磨いているなど、磨き残しが出やすくなります。</w:t>
      </w:r>
    </w:p>
    <w:p w14:paraId="0FDF71BF" w14:textId="77777777" w:rsidR="00127E45" w:rsidRDefault="00127E45" w:rsidP="002A4192"/>
    <w:p w14:paraId="011C9879" w14:textId="77777777" w:rsidR="00127E45" w:rsidRDefault="002A4192" w:rsidP="002A4192">
      <w:r>
        <w:t>もう一つの弊害は、知覚過敏になりやす</w:t>
      </w:r>
      <w:r>
        <w:rPr>
          <w:rFonts w:hint="eastAsia"/>
        </w:rPr>
        <w:t>いことです。磨きすぎて歯が削れ、歯の根元の象牙質が剥き出しになってしまうのです。象牙質には、神経につながる無数の穴があいています。歯に対する刺激は、この穴を通して神経に伝わります。そのため磨きすぎて象牙質が剥き出しになると、冷たいものやブラッシングなどの刺激で神経が刺激され、強い痛みを感じるようになるのです。</w:t>
      </w:r>
    </w:p>
    <w:p w14:paraId="6C71EECE" w14:textId="77777777" w:rsidR="00127E45" w:rsidRDefault="00127E45" w:rsidP="002A4192"/>
    <w:p w14:paraId="500EA024" w14:textId="77777777" w:rsidR="00127E45" w:rsidRDefault="002A4192" w:rsidP="002A4192">
      <w:r>
        <w:rPr>
          <w:rFonts w:hint="eastAsia"/>
        </w:rPr>
        <w:t>私のところに「むし歯で歯が痛い」と駆け込んでこられた方がいて、よく見ると磨きすぎによる知覚過敏だったケースが少なくありません。このような方は、使っている歯ブラシが硬めのことも多く、軟らかい歯ブラシを使うことをお勧めしています。</w:t>
      </w:r>
    </w:p>
    <w:p w14:paraId="30662F1A" w14:textId="77777777" w:rsidR="00127E45" w:rsidRDefault="00127E45" w:rsidP="002A4192"/>
    <w:p w14:paraId="6D478ED4" w14:textId="77777777" w:rsidR="000D1013" w:rsidRDefault="002A4192" w:rsidP="002A4192">
      <w:r>
        <w:rPr>
          <w:rFonts w:hint="eastAsia"/>
        </w:rPr>
        <w:t>知覚過敏は一過性なので、時間が経たてば痛みはなくなります。とはいえ露出した象牙質から、むし歯になることもあります。磨きすぎかどうかは、見た目でもわかります。下の歯なら歯茎が下がり、上の歯なら歯茎が上がり、歯が長くなったような見た目になります。</w:t>
      </w:r>
    </w:p>
    <w:p w14:paraId="2ECFB0CE" w14:textId="77777777" w:rsidR="000D1013" w:rsidRDefault="000D1013" w:rsidP="002A4192"/>
    <w:p w14:paraId="1EFF55CD" w14:textId="032B7C8B" w:rsidR="002A4192" w:rsidRDefault="002A4192" w:rsidP="002A4192">
      <w:r>
        <w:rPr>
          <w:rFonts w:hint="eastAsia"/>
        </w:rPr>
        <w:t>また、象牙質の部分は茶色いので、茶色い部分が見えたら磨きすぎだとわかります。このような状態になったら、治すには歯茎の移植手術しかありません。そうならないためには、長時間の歯磨きはしない。イエテボリ法にあるように、</w:t>
      </w:r>
      <w:r w:rsidR="00CF1EF0">
        <w:rPr>
          <w:rFonts w:hint="eastAsia"/>
        </w:rPr>
        <w:t>むし歯を防ぐには</w:t>
      </w:r>
      <w:r>
        <w:t>2分も行えば十分です。</w:t>
      </w:r>
    </w:p>
    <w:p w14:paraId="448B532B" w14:textId="77777777" w:rsidR="002A4192" w:rsidRDefault="002A4192" w:rsidP="002A4192"/>
    <w:p w14:paraId="27BF08A0" w14:textId="1E75AF30" w:rsidR="000D1013" w:rsidRDefault="000D1013" w:rsidP="002A4192">
      <w:r>
        <w:rPr>
          <w:rFonts w:hint="eastAsia"/>
        </w:rPr>
        <w:t>（カコミ）</w:t>
      </w:r>
    </w:p>
    <w:p w14:paraId="30026D37" w14:textId="56F38E7D" w:rsidR="002A4192" w:rsidRDefault="000D1013" w:rsidP="002A4192">
      <w:r>
        <w:rPr>
          <w:rFonts w:hint="eastAsia"/>
        </w:rPr>
        <w:t>・</w:t>
      </w:r>
      <w:r w:rsidR="002A4192">
        <w:rPr>
          <w:rFonts w:hint="eastAsia"/>
        </w:rPr>
        <w:t>処方箋</w:t>
      </w:r>
    </w:p>
    <w:p w14:paraId="6824B397" w14:textId="77777777" w:rsidR="002A4192" w:rsidRDefault="002A4192" w:rsidP="002A4192">
      <w:r>
        <w:rPr>
          <w:rFonts w:hint="eastAsia"/>
        </w:rPr>
        <w:t>歯磨き時間は</w:t>
      </w:r>
      <w:r>
        <w:t>2分で十分</w:t>
      </w:r>
    </w:p>
    <w:p w14:paraId="6B531045" w14:textId="0AAB6FD3" w:rsidR="00127E45" w:rsidRDefault="000D1013" w:rsidP="002A4192">
      <w:r>
        <w:rPr>
          <w:rFonts w:hint="eastAsia"/>
        </w:rPr>
        <w:t>（ココマデ）</w:t>
      </w:r>
    </w:p>
    <w:p w14:paraId="51E1A947" w14:textId="77777777" w:rsidR="000D1013" w:rsidRDefault="000D1013" w:rsidP="002A4192"/>
    <w:p w14:paraId="7046F69A" w14:textId="4D00E766" w:rsidR="00127E45" w:rsidRDefault="00127E45" w:rsidP="002A4192">
      <w:r>
        <w:rPr>
          <w:rFonts w:hint="eastAsia"/>
        </w:rPr>
        <w:t>■</w:t>
      </w:r>
      <w:r w:rsidR="004B5A39">
        <w:rPr>
          <w:rFonts w:hint="eastAsia"/>
        </w:rPr>
        <w:t>「起床後の口の中はバイキンだらけ」は正しいが…</w:t>
      </w:r>
    </w:p>
    <w:p w14:paraId="630A952D" w14:textId="77777777" w:rsidR="002A4192" w:rsidRPr="004B5A39" w:rsidRDefault="002A4192" w:rsidP="002A4192"/>
    <w:p w14:paraId="489B377A" w14:textId="56B6F98B" w:rsidR="004E0FEB" w:rsidRDefault="004E0FEB" w:rsidP="002A4192">
      <w:r>
        <w:rPr>
          <w:rFonts w:hint="eastAsia"/>
        </w:rPr>
        <w:t>（カコミ）</w:t>
      </w:r>
    </w:p>
    <w:p w14:paraId="2809B9B7" w14:textId="0A9A4E0F" w:rsidR="002A4192" w:rsidRDefault="004E0FEB" w:rsidP="002A4192">
      <w:r>
        <w:rPr>
          <w:rFonts w:hint="eastAsia"/>
        </w:rPr>
        <w:t>・</w:t>
      </w:r>
      <w:r w:rsidR="002A4192">
        <w:rPr>
          <w:rFonts w:hint="eastAsia"/>
        </w:rPr>
        <w:t>カン違い</w:t>
      </w:r>
    </w:p>
    <w:p w14:paraId="18265735" w14:textId="77777777" w:rsidR="002A4192" w:rsidRDefault="002A4192" w:rsidP="002A4192">
      <w:r>
        <w:rPr>
          <w:rFonts w:hint="eastAsia"/>
        </w:rPr>
        <w:t>朝起きて、すぐ歯を磨く</w:t>
      </w:r>
    </w:p>
    <w:p w14:paraId="11EC48CD" w14:textId="77777777" w:rsidR="002A4192" w:rsidRDefault="002A4192" w:rsidP="002A4192">
      <w:r>
        <w:rPr>
          <w:rFonts w:hint="eastAsia"/>
        </w:rPr>
        <w:t>↓</w:t>
      </w:r>
    </w:p>
    <w:p w14:paraId="30B18AF5" w14:textId="77777777" w:rsidR="002A4192" w:rsidRDefault="002A4192" w:rsidP="002A4192">
      <w:r>
        <w:rPr>
          <w:rFonts w:hint="eastAsia"/>
        </w:rPr>
        <w:t>食前の歯磨きは酸蝕症になりやすい</w:t>
      </w:r>
    </w:p>
    <w:p w14:paraId="262CB278" w14:textId="169BEE8B" w:rsidR="002A4192" w:rsidRDefault="004E0FEB" w:rsidP="002A4192">
      <w:r>
        <w:rPr>
          <w:rFonts w:hint="eastAsia"/>
        </w:rPr>
        <w:t>（ココマデ）</w:t>
      </w:r>
    </w:p>
    <w:p w14:paraId="62C19D4A" w14:textId="77777777" w:rsidR="004E0FEB" w:rsidRDefault="004E0FEB" w:rsidP="002A4192"/>
    <w:p w14:paraId="21421F08" w14:textId="77777777" w:rsidR="004E0FEB" w:rsidRDefault="002A4192" w:rsidP="002A4192">
      <w:r>
        <w:rPr>
          <w:rFonts w:hint="eastAsia"/>
        </w:rPr>
        <w:t>歯磨きに関するもう一つ多いカン違いに、「朝起きて、すぐ歯を磨く」というものがあります。</w:t>
      </w:r>
    </w:p>
    <w:p w14:paraId="122437B8" w14:textId="77777777" w:rsidR="004E0FEB" w:rsidRDefault="004E0FEB" w:rsidP="002A4192"/>
    <w:p w14:paraId="27D538B8" w14:textId="77777777" w:rsidR="00B155B9" w:rsidRDefault="002A4192" w:rsidP="002A4192">
      <w:r>
        <w:rPr>
          <w:rFonts w:hint="eastAsia"/>
        </w:rPr>
        <w:t>寝ている間に、口の中はバイキンだらけになっている。気持ち悪いから朝起きたら、すぐに磨いてバイキンを追い出すというわけです。テレビの健康番組などで推奨することもあるようですが、歯の健康を考えるとお勧めできません。</w:t>
      </w:r>
    </w:p>
    <w:p w14:paraId="70D6084C" w14:textId="77777777" w:rsidR="00B155B9" w:rsidRDefault="00B155B9" w:rsidP="002A4192"/>
    <w:p w14:paraId="2B5D8B8C" w14:textId="77777777" w:rsidR="002C0264" w:rsidRDefault="002A4192" w:rsidP="002A4192">
      <w:r>
        <w:rPr>
          <w:rFonts w:hint="eastAsia"/>
        </w:rPr>
        <w:t>朝起きたとき口の中にバイキンがたくさんいるというのは、間違いではありませんが、そもそも口の中には、つねにバイキンがいます。むし歯の原因となる、むし歯菌もいます。歯周病の原因となる歯周病菌もいます。とはいえ朝起きてすぐの歯磨きは、別のリスクを高めます。</w:t>
      </w:r>
    </w:p>
    <w:p w14:paraId="08126D7E" w14:textId="77777777" w:rsidR="002C0264" w:rsidRDefault="002C0264" w:rsidP="002A4192"/>
    <w:p w14:paraId="684AF9AF" w14:textId="18FC5CA5" w:rsidR="002C0264" w:rsidRDefault="002C0264" w:rsidP="002A4192">
      <w:r>
        <w:rPr>
          <w:rFonts w:hint="eastAsia"/>
        </w:rPr>
        <w:t>（５ページ目）</w:t>
      </w:r>
    </w:p>
    <w:p w14:paraId="1C8B5AA7" w14:textId="014CF9EB" w:rsidR="002C0264" w:rsidRDefault="002C0264" w:rsidP="002A4192">
      <w:r>
        <w:rPr>
          <w:rFonts w:hint="eastAsia"/>
        </w:rPr>
        <w:t>■</w:t>
      </w:r>
      <w:r w:rsidR="00B62BBB">
        <w:rPr>
          <w:rFonts w:hint="eastAsia"/>
        </w:rPr>
        <w:t>「歯が弱い状態」で朝食をとることになってしまう</w:t>
      </w:r>
    </w:p>
    <w:p w14:paraId="483AE267" w14:textId="77777777" w:rsidR="002C0264" w:rsidRDefault="002C0264" w:rsidP="002A4192"/>
    <w:p w14:paraId="76BE3053" w14:textId="77777777" w:rsidR="002C0264" w:rsidRDefault="002A4192" w:rsidP="002A4192">
      <w:r>
        <w:rPr>
          <w:rFonts w:hint="eastAsia"/>
        </w:rPr>
        <w:t>ふだん歯の表面は、ペリクルで覆われています。ペリクルとは唾液によって生じるタンパク質の薄い膜で、酸で歯が溶けるのを抑制する働きがあります。歯磨きをすると、このペリクルが取れてしまいます。朝起きてすぐ歯を磨き、そのあと朝食をとると、ペリクルが落ちた状態で食事をすることになります。</w:t>
      </w:r>
    </w:p>
    <w:p w14:paraId="2BA5584C" w14:textId="77777777" w:rsidR="002C0264" w:rsidRDefault="002C0264" w:rsidP="002A4192"/>
    <w:p w14:paraId="4EBE5F04" w14:textId="7CE14A2E" w:rsidR="002A4192" w:rsidRDefault="002A4192" w:rsidP="002A4192">
      <w:r>
        <w:rPr>
          <w:rFonts w:hint="eastAsia"/>
        </w:rPr>
        <w:t>その状態で酸味の強いものを食べたり飲んだりすると、酸で歯が溶ける酸蝕症になりやすいのです。ペリクルは歯磨きをしてから</w:t>
      </w:r>
      <w:r>
        <w:t>30分もすれば、再び歯の表面を覆います。歯磨き後、30分経ってから食事をするなら、酸</w:t>
      </w:r>
      <w:r>
        <w:rPr>
          <w:rFonts w:hint="eastAsia"/>
        </w:rPr>
        <w:t>蝕症のリスクはなくなります。そんなに待てないという場合は、朝起きてすぐの歯磨きはやめて、口の中をゆすぐ程度にしてください。それだけで口の中はスッキリします。</w:t>
      </w:r>
    </w:p>
    <w:p w14:paraId="784FE8CD" w14:textId="77777777" w:rsidR="002A4192" w:rsidRDefault="002A4192" w:rsidP="002A4192"/>
    <w:p w14:paraId="2CA30433" w14:textId="77777777" w:rsidR="002A4192" w:rsidRDefault="002A4192" w:rsidP="002A4192">
      <w:r>
        <w:rPr>
          <w:rFonts w:hint="eastAsia"/>
        </w:rPr>
        <w:t>ゆすぐだけでは歯に付いたプラークは落ちませんが、朝起きた状態でそこまでこだわる必要はありません。食後の歯磨きで落とせば、十分です。そもそも口の中には、バイキンがつねにいます。どんなに歯磨きしても、ゼロにはなりません。バイキンと共存しながら、いかに効果的な口腔ケアをするかが重要なのです。</w:t>
      </w:r>
    </w:p>
    <w:p w14:paraId="04E4D898" w14:textId="77777777" w:rsidR="002A4192" w:rsidRDefault="002A4192" w:rsidP="002A4192"/>
    <w:p w14:paraId="1C68C835" w14:textId="67DC0DDE" w:rsidR="004B5A39" w:rsidRDefault="004B5A39" w:rsidP="002A4192">
      <w:r>
        <w:rPr>
          <w:rFonts w:hint="eastAsia"/>
        </w:rPr>
        <w:t>（カコミ）</w:t>
      </w:r>
    </w:p>
    <w:p w14:paraId="5A55FE4F" w14:textId="34E09BCC" w:rsidR="002A4192" w:rsidRDefault="004B5A39" w:rsidP="002A4192">
      <w:r>
        <w:rPr>
          <w:rFonts w:hint="eastAsia"/>
        </w:rPr>
        <w:t>・</w:t>
      </w:r>
      <w:r w:rsidR="002A4192">
        <w:rPr>
          <w:rFonts w:hint="eastAsia"/>
        </w:rPr>
        <w:t>処方箋</w:t>
      </w:r>
    </w:p>
    <w:p w14:paraId="5E9AA32B" w14:textId="3009F44B" w:rsidR="00257141" w:rsidRDefault="002A4192" w:rsidP="002A4192">
      <w:r>
        <w:rPr>
          <w:rFonts w:hint="eastAsia"/>
        </w:rPr>
        <w:t>歯磨き後は</w:t>
      </w:r>
      <w:r>
        <w:t>30分あけてから食事する</w:t>
      </w:r>
    </w:p>
    <w:p w14:paraId="0CAA2EEC" w14:textId="3E9B4031" w:rsidR="004B5A39" w:rsidRDefault="004B5A39" w:rsidP="002A4192">
      <w:r>
        <w:rPr>
          <w:rFonts w:hint="eastAsia"/>
        </w:rPr>
        <w:t>（ココマデ）</w:t>
      </w:r>
    </w:p>
    <w:p w14:paraId="36B00F5D" w14:textId="77777777" w:rsidR="00B62BBB" w:rsidRDefault="00B62BBB" w:rsidP="002A4192">
      <w:pPr>
        <w:pBdr>
          <w:bottom w:val="single" w:sz="6" w:space="1" w:color="auto"/>
        </w:pBdr>
      </w:pPr>
    </w:p>
    <w:p w14:paraId="667BDA49" w14:textId="6AEA692D" w:rsidR="00535AF1" w:rsidRDefault="00C26BB1" w:rsidP="002A4192">
      <w:r w:rsidRPr="00C26BB1">
        <w:rPr>
          <w:rFonts w:hint="eastAsia"/>
        </w:rPr>
        <w:t>前田</w:t>
      </w:r>
      <w:r w:rsidR="00535AF1">
        <w:rPr>
          <w:rFonts w:hint="eastAsia"/>
        </w:rPr>
        <w:t xml:space="preserve"> </w:t>
      </w:r>
      <w:r w:rsidRPr="00C26BB1">
        <w:rPr>
          <w:rFonts w:hint="eastAsia"/>
        </w:rPr>
        <w:t>一義</w:t>
      </w:r>
      <w:r w:rsidR="00535AF1">
        <w:rPr>
          <w:rFonts w:hint="eastAsia"/>
        </w:rPr>
        <w:t>（まえだ・かずよし</w:t>
      </w:r>
      <w:r w:rsidR="00C1669D">
        <w:rPr>
          <w:rFonts w:hint="eastAsia"/>
        </w:rPr>
        <w:t>）</w:t>
      </w:r>
    </w:p>
    <w:p w14:paraId="7B560ADB" w14:textId="3D92FA18" w:rsidR="00535AF1" w:rsidRDefault="00C26BB1" w:rsidP="00C26BB1">
      <w:r>
        <w:rPr>
          <w:rFonts w:hint="eastAsia"/>
        </w:rPr>
        <w:t>歯科医</w:t>
      </w:r>
    </w:p>
    <w:p w14:paraId="1A7149D4" w14:textId="77777777" w:rsidR="00535AF1" w:rsidRDefault="00535AF1" w:rsidP="00C26BB1"/>
    <w:p w14:paraId="1D38BB5F" w14:textId="40C35CC5" w:rsidR="00C26BB1" w:rsidRPr="00506AA2" w:rsidRDefault="000A7258" w:rsidP="00C26BB1">
      <w:r>
        <w:rPr>
          <w:rFonts w:hint="eastAsia"/>
        </w:rPr>
        <w:t>1976年生まれ。</w:t>
      </w:r>
      <w:r w:rsidR="00C26BB1">
        <w:rPr>
          <w:rFonts w:hint="eastAsia"/>
        </w:rPr>
        <w:t>日本歯周病学会認定医。</w:t>
      </w:r>
      <w:r w:rsidR="00C26BB1">
        <w:t>2003年日本歯科大学を卒業。仁愛歯科クリニック副院長を経て、現在、医療法人社団康歯会 理事長、前田歯科医院 院長をつとめる。</w:t>
      </w:r>
      <w:r w:rsidR="00C26BB1">
        <w:rPr>
          <w:rFonts w:hint="eastAsia"/>
        </w:rPr>
        <w:t>歯周病治療の第一人者・岡本浩氏、竹内泰子氏に師事。歯科世界最高峰であるスウェーデンのイエテボリ大学をはじめ、海外での研修を定期的に受講して最新の治療法を学び、世界標準の歯科治療に精通している。</w:t>
      </w:r>
      <w:r w:rsidR="00C1669D">
        <w:rPr>
          <w:rFonts w:hint="eastAsia"/>
        </w:rPr>
        <w:t>著書に</w:t>
      </w:r>
      <w:r w:rsidR="00C1669D" w:rsidRPr="00C1669D">
        <w:rPr>
          <w:rFonts w:hint="eastAsia"/>
        </w:rPr>
        <w:t>『歯を磨いてもむし歯は防げない』</w:t>
      </w:r>
      <w:r w:rsidR="00C1669D">
        <w:rPr>
          <w:rFonts w:hint="eastAsia"/>
        </w:rPr>
        <w:t>（青春</w:t>
      </w:r>
      <w:r w:rsidR="00AD65E7">
        <w:rPr>
          <w:rFonts w:hint="eastAsia"/>
        </w:rPr>
        <w:t>新書インテリジェンス）がある。</w:t>
      </w:r>
    </w:p>
    <w:sectPr w:rsidR="00C26BB1" w:rsidRPr="00506AA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9C1EE" w14:textId="77777777" w:rsidR="00FA6370" w:rsidRDefault="00FA6370" w:rsidP="00990670">
      <w:r>
        <w:separator/>
      </w:r>
    </w:p>
  </w:endnote>
  <w:endnote w:type="continuationSeparator" w:id="0">
    <w:p w14:paraId="6BEE0647" w14:textId="77777777" w:rsidR="00FA6370" w:rsidRDefault="00FA6370" w:rsidP="00990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757A6" w14:textId="77777777" w:rsidR="00FA6370" w:rsidRDefault="00FA6370" w:rsidP="00990670">
      <w:r>
        <w:separator/>
      </w:r>
    </w:p>
  </w:footnote>
  <w:footnote w:type="continuationSeparator" w:id="0">
    <w:p w14:paraId="1BDA19CB" w14:textId="77777777" w:rsidR="00FA6370" w:rsidRDefault="00FA6370" w:rsidP="0099067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78"/>
    <w:rsid w:val="00054932"/>
    <w:rsid w:val="00060262"/>
    <w:rsid w:val="000638C7"/>
    <w:rsid w:val="00085478"/>
    <w:rsid w:val="00091DBC"/>
    <w:rsid w:val="000952F9"/>
    <w:rsid w:val="000A7258"/>
    <w:rsid w:val="000D0968"/>
    <w:rsid w:val="000D1013"/>
    <w:rsid w:val="000D6825"/>
    <w:rsid w:val="00127E45"/>
    <w:rsid w:val="001B4ED6"/>
    <w:rsid w:val="001D2B2E"/>
    <w:rsid w:val="0022142B"/>
    <w:rsid w:val="00257141"/>
    <w:rsid w:val="002765D7"/>
    <w:rsid w:val="00295FDB"/>
    <w:rsid w:val="002978F7"/>
    <w:rsid w:val="002A4192"/>
    <w:rsid w:val="002A4A01"/>
    <w:rsid w:val="002C0264"/>
    <w:rsid w:val="002D7916"/>
    <w:rsid w:val="00322FAB"/>
    <w:rsid w:val="00367FAC"/>
    <w:rsid w:val="00376E95"/>
    <w:rsid w:val="003827C5"/>
    <w:rsid w:val="003D1225"/>
    <w:rsid w:val="003E2D82"/>
    <w:rsid w:val="00405D91"/>
    <w:rsid w:val="00422974"/>
    <w:rsid w:val="004A69ED"/>
    <w:rsid w:val="004B5A39"/>
    <w:rsid w:val="004D7ADE"/>
    <w:rsid w:val="004E0FEB"/>
    <w:rsid w:val="00506AA2"/>
    <w:rsid w:val="00535AF1"/>
    <w:rsid w:val="005E2BAF"/>
    <w:rsid w:val="005E697F"/>
    <w:rsid w:val="00606C16"/>
    <w:rsid w:val="006239EC"/>
    <w:rsid w:val="006C2948"/>
    <w:rsid w:val="006C5E72"/>
    <w:rsid w:val="006C7E59"/>
    <w:rsid w:val="006F7757"/>
    <w:rsid w:val="00710A3B"/>
    <w:rsid w:val="00721616"/>
    <w:rsid w:val="007471F2"/>
    <w:rsid w:val="00753792"/>
    <w:rsid w:val="00760D6A"/>
    <w:rsid w:val="007651F9"/>
    <w:rsid w:val="008627CD"/>
    <w:rsid w:val="008E17C6"/>
    <w:rsid w:val="008F295A"/>
    <w:rsid w:val="00942878"/>
    <w:rsid w:val="00964CDF"/>
    <w:rsid w:val="00973123"/>
    <w:rsid w:val="00990670"/>
    <w:rsid w:val="009A01F0"/>
    <w:rsid w:val="009E10BF"/>
    <w:rsid w:val="009F0A32"/>
    <w:rsid w:val="00A14B6C"/>
    <w:rsid w:val="00A31099"/>
    <w:rsid w:val="00AD44E2"/>
    <w:rsid w:val="00AD65E7"/>
    <w:rsid w:val="00B155B9"/>
    <w:rsid w:val="00B62B51"/>
    <w:rsid w:val="00B62BBB"/>
    <w:rsid w:val="00B7404A"/>
    <w:rsid w:val="00BA58AF"/>
    <w:rsid w:val="00BE1773"/>
    <w:rsid w:val="00C1669D"/>
    <w:rsid w:val="00C26BB1"/>
    <w:rsid w:val="00C46B4A"/>
    <w:rsid w:val="00C547AD"/>
    <w:rsid w:val="00CA34CA"/>
    <w:rsid w:val="00CA4F3E"/>
    <w:rsid w:val="00CF1EF0"/>
    <w:rsid w:val="00D0355E"/>
    <w:rsid w:val="00D11654"/>
    <w:rsid w:val="00D30431"/>
    <w:rsid w:val="00DD0158"/>
    <w:rsid w:val="00DF7034"/>
    <w:rsid w:val="00E200FB"/>
    <w:rsid w:val="00E405A4"/>
    <w:rsid w:val="00E52157"/>
    <w:rsid w:val="00E77CEF"/>
    <w:rsid w:val="00EB3EED"/>
    <w:rsid w:val="00EC01EE"/>
    <w:rsid w:val="00EC43D4"/>
    <w:rsid w:val="00EE092D"/>
    <w:rsid w:val="00F132B0"/>
    <w:rsid w:val="00F507BD"/>
    <w:rsid w:val="00F7506D"/>
    <w:rsid w:val="00F86AB5"/>
    <w:rsid w:val="00FA520E"/>
    <w:rsid w:val="00FA63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5562D"/>
  <w15:chartTrackingRefBased/>
  <w15:docId w15:val="{9C3889C4-59CC-47D9-ACDB-C7A1C7AF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3E2D82"/>
  </w:style>
  <w:style w:type="paragraph" w:styleId="a4">
    <w:name w:val="header"/>
    <w:basedOn w:val="a"/>
    <w:link w:val="a5"/>
    <w:uiPriority w:val="99"/>
    <w:unhideWhenUsed/>
    <w:rsid w:val="00990670"/>
    <w:pPr>
      <w:tabs>
        <w:tab w:val="center" w:pos="4252"/>
        <w:tab w:val="right" w:pos="8504"/>
      </w:tabs>
      <w:snapToGrid w:val="0"/>
    </w:pPr>
  </w:style>
  <w:style w:type="character" w:customStyle="1" w:styleId="a5">
    <w:name w:val="ヘッダー (文字)"/>
    <w:basedOn w:val="a0"/>
    <w:link w:val="a4"/>
    <w:uiPriority w:val="99"/>
    <w:rsid w:val="00990670"/>
  </w:style>
  <w:style w:type="paragraph" w:styleId="a6">
    <w:name w:val="footer"/>
    <w:basedOn w:val="a"/>
    <w:link w:val="a7"/>
    <w:uiPriority w:val="99"/>
    <w:unhideWhenUsed/>
    <w:rsid w:val="00990670"/>
    <w:pPr>
      <w:tabs>
        <w:tab w:val="center" w:pos="4252"/>
        <w:tab w:val="right" w:pos="8504"/>
      </w:tabs>
      <w:snapToGrid w:val="0"/>
    </w:pPr>
  </w:style>
  <w:style w:type="character" w:customStyle="1" w:styleId="a7">
    <w:name w:val="フッター (文字)"/>
    <w:basedOn w:val="a0"/>
    <w:link w:val="a6"/>
    <w:uiPriority w:val="99"/>
    <w:rsid w:val="00990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7</Pages>
  <Words>708</Words>
  <Characters>4036</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79</cp:revision>
  <dcterms:created xsi:type="dcterms:W3CDTF">2024-11-07T06:22:00Z</dcterms:created>
  <dcterms:modified xsi:type="dcterms:W3CDTF">2024-11-21T01:58:00Z</dcterms:modified>
</cp:coreProperties>
</file>