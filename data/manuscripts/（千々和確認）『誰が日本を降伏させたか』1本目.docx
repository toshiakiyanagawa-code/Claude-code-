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D0C3" w14:textId="52C609D2" w:rsidR="00D400D4" w:rsidRDefault="00D400D4" w:rsidP="00F810DE">
      <w:r>
        <w:rPr>
          <w:rFonts w:hint="eastAsia"/>
        </w:rPr>
        <w:t>・抜粋箇所</w:t>
      </w:r>
    </w:p>
    <w:p w14:paraId="1273AEF5" w14:textId="13CBC8B0" w:rsidR="00D400D4" w:rsidRDefault="00D400D4" w:rsidP="00F810DE">
      <w:r w:rsidRPr="00D400D4">
        <w:t>p.52「この世に」-66「変更したのだった。」まで</w:t>
      </w:r>
    </w:p>
    <w:p w14:paraId="23A69689" w14:textId="77777777" w:rsidR="00D400D4" w:rsidRDefault="00D400D4" w:rsidP="00F810DE">
      <w:pPr>
        <w:rPr>
          <w:ins w:id="0" w:author="05150 中西史也" w:date="2025-07-24T18:34:00Z"/>
        </w:rPr>
      </w:pPr>
    </w:p>
    <w:p w14:paraId="29241800" w14:textId="6418BA0E" w:rsidR="00082CE3" w:rsidRDefault="00082CE3" w:rsidP="00F810DE">
      <w:r>
        <w:rPr>
          <w:rFonts w:hint="eastAsia"/>
        </w:rPr>
        <w:t>・タイトル</w:t>
      </w:r>
    </w:p>
    <w:p w14:paraId="3703D3F6" w14:textId="2F4F7BF5" w:rsidR="00BE356F" w:rsidRDefault="00BE356F" w:rsidP="00F810DE">
      <w:r>
        <w:rPr>
          <w:rFonts w:hint="eastAsia"/>
        </w:rPr>
        <w:t>原爆を京都に落とすはずだった…</w:t>
      </w:r>
      <w:r w:rsidR="008E6E8B">
        <w:rPr>
          <w:rFonts w:hint="eastAsia"/>
        </w:rPr>
        <w:t>日本に降伏を迫った</w:t>
      </w:r>
      <w:ins w:id="1" w:author="泰明 千々和" w:date="2025-07-25T16:37:00Z">
        <w:r w:rsidR="00600B98">
          <w:rPr>
            <w:rFonts w:hint="eastAsia"/>
          </w:rPr>
          <w:t>米国</w:t>
        </w:r>
      </w:ins>
      <w:del w:id="2" w:author="泰明 千々和" w:date="2025-07-25T16:37:00Z">
        <w:r w:rsidR="008E6E8B" w:rsidDel="00600B98">
          <w:rPr>
            <w:rFonts w:hint="eastAsia"/>
          </w:rPr>
          <w:delText>アメリカ</w:delText>
        </w:r>
      </w:del>
      <w:r w:rsidR="008E6E8B">
        <w:rPr>
          <w:rFonts w:hint="eastAsia"/>
        </w:rPr>
        <w:t>が太平洋戦争末期にいちばん恐れていたこと</w:t>
      </w:r>
    </w:p>
    <w:p w14:paraId="1890D6C7" w14:textId="77777777" w:rsidR="00082CE3" w:rsidRPr="00600B98" w:rsidRDefault="00082CE3" w:rsidP="00F810DE"/>
    <w:p w14:paraId="2DBCCF76" w14:textId="735863FC" w:rsidR="00082CE3" w:rsidRDefault="00082CE3" w:rsidP="00F810DE">
      <w:r>
        <w:rPr>
          <w:rFonts w:hint="eastAsia"/>
        </w:rPr>
        <w:t>・サブタイトル</w:t>
      </w:r>
    </w:p>
    <w:p w14:paraId="1BCBD961" w14:textId="0593F7AA" w:rsidR="00BE356F" w:rsidRDefault="00783A9E" w:rsidP="00F810DE">
      <w:r>
        <w:rPr>
          <w:rFonts w:hint="eastAsia"/>
        </w:rPr>
        <w:t>なぜ</w:t>
      </w:r>
      <w:r w:rsidR="00044F61">
        <w:rPr>
          <w:rFonts w:hint="eastAsia"/>
        </w:rPr>
        <w:t>広島・長崎の人たち</w:t>
      </w:r>
      <w:r>
        <w:rPr>
          <w:rFonts w:hint="eastAsia"/>
        </w:rPr>
        <w:t>が</w:t>
      </w:r>
      <w:r w:rsidR="00044F61">
        <w:rPr>
          <w:rFonts w:hint="eastAsia"/>
        </w:rPr>
        <w:t>命を奪われたのか</w:t>
      </w:r>
    </w:p>
    <w:p w14:paraId="48CFBAEB" w14:textId="77777777" w:rsidR="00044F61" w:rsidRDefault="00044F61" w:rsidP="00F810DE"/>
    <w:p w14:paraId="3305943F" w14:textId="77777777" w:rsidR="00F810DE" w:rsidRDefault="00F810DE" w:rsidP="00F810DE">
      <w:r>
        <w:rPr>
          <w:rFonts w:hint="eastAsia"/>
        </w:rPr>
        <w:t>・リード</w:t>
      </w:r>
    </w:p>
    <w:p w14:paraId="6DAECFF4" w14:textId="1A862C72" w:rsidR="00D60E22" w:rsidRDefault="00044F61" w:rsidP="00F810DE">
      <w:r>
        <w:rPr>
          <w:rFonts w:hint="eastAsia"/>
        </w:rPr>
        <w:t>太平洋戦争末期、</w:t>
      </w:r>
      <w:ins w:id="3" w:author="泰明 千々和" w:date="2025-07-25T16:37:00Z">
        <w:r w:rsidR="00600B98">
          <w:rPr>
            <w:rFonts w:hint="eastAsia"/>
          </w:rPr>
          <w:t>米国</w:t>
        </w:r>
      </w:ins>
      <w:del w:id="4" w:author="泰明 千々和" w:date="2025-07-25T16:37:00Z">
        <w:r w:rsidDel="00600B98">
          <w:rPr>
            <w:rFonts w:hint="eastAsia"/>
          </w:rPr>
          <w:delText>アメリカ</w:delText>
        </w:r>
      </w:del>
      <w:r>
        <w:rPr>
          <w:rFonts w:hint="eastAsia"/>
        </w:rPr>
        <w:t>はどうやって日本を降伏させようとしたのか</w:t>
      </w:r>
      <w:r w:rsidR="006B2840">
        <w:rPr>
          <w:rFonts w:hint="eastAsia"/>
        </w:rPr>
        <w:t>。</w:t>
      </w:r>
      <w:ins w:id="5" w:author="泰明 千々和" w:date="2025-07-25T16:35:00Z">
        <w:r w:rsidR="00600B98">
          <w:rPr>
            <w:rFonts w:hint="eastAsia"/>
          </w:rPr>
          <w:t>戦争終結</w:t>
        </w:r>
      </w:ins>
      <w:ins w:id="6" w:author="泰明 千々和" w:date="2025-07-25T16:36:00Z">
        <w:r w:rsidR="00600B98">
          <w:rPr>
            <w:rFonts w:hint="eastAsia"/>
          </w:rPr>
          <w:t>論を研究する</w:t>
        </w:r>
      </w:ins>
      <w:del w:id="7" w:author="泰明 千々和" w:date="2025-07-25T16:35:00Z">
        <w:r w:rsidR="006E247E" w:rsidRPr="006E247E" w:rsidDel="00600B98">
          <w:rPr>
            <w:rFonts w:hint="eastAsia"/>
          </w:rPr>
          <w:delText>防衛省防衛研究所国際紛争史研究室長</w:delText>
        </w:r>
      </w:del>
      <w:del w:id="8" w:author="泰明 千々和" w:date="2025-07-25T16:36:00Z">
        <w:r w:rsidR="006E247E" w:rsidDel="00600B98">
          <w:rPr>
            <w:rFonts w:hint="eastAsia"/>
          </w:rPr>
          <w:delText>の</w:delText>
        </w:r>
      </w:del>
      <w:r w:rsidR="006E247E" w:rsidRPr="006E247E">
        <w:rPr>
          <w:rFonts w:hint="eastAsia"/>
        </w:rPr>
        <w:t>千々和</w:t>
      </w:r>
      <w:r w:rsidR="006E247E" w:rsidRPr="006E247E">
        <w:t>泰明</w:t>
      </w:r>
      <w:r w:rsidR="006E247E">
        <w:rPr>
          <w:rFonts w:hint="eastAsia"/>
        </w:rPr>
        <w:t>さんは「</w:t>
      </w:r>
      <w:ins w:id="9" w:author="泰明 千々和" w:date="2025-07-25T16:37:00Z">
        <w:r w:rsidR="00600B98">
          <w:rPr>
            <w:rFonts w:hint="eastAsia"/>
          </w:rPr>
          <w:t>米国</w:t>
        </w:r>
      </w:ins>
      <w:del w:id="10" w:author="泰明 千々和" w:date="2025-07-25T16:37:00Z">
        <w:r w:rsidR="00EF24FC" w:rsidDel="00600B98">
          <w:rPr>
            <w:rFonts w:hint="eastAsia"/>
          </w:rPr>
          <w:delText>アメリカ</w:delText>
        </w:r>
      </w:del>
      <w:r w:rsidR="00EF24FC">
        <w:rPr>
          <w:rFonts w:hint="eastAsia"/>
        </w:rPr>
        <w:t>は</w:t>
      </w:r>
      <w:r w:rsidR="003F25C4">
        <w:rPr>
          <w:rFonts w:hint="eastAsia"/>
        </w:rPr>
        <w:t>日本を降伏させるための3つの</w:t>
      </w:r>
      <w:r w:rsidR="00F1007E">
        <w:rPr>
          <w:rFonts w:hint="eastAsia"/>
        </w:rPr>
        <w:t>選択肢を持っており、そのうちのひとつが原子爆弾だった</w:t>
      </w:r>
      <w:r w:rsidR="006D15E3">
        <w:rPr>
          <w:rFonts w:hint="eastAsia"/>
        </w:rPr>
        <w:t>」という――。（第1回／全3回）</w:t>
      </w:r>
    </w:p>
    <w:p w14:paraId="5BBD3D69" w14:textId="77777777" w:rsidR="00F810DE" w:rsidRDefault="00F810DE" w:rsidP="00F810DE"/>
    <w:p w14:paraId="05E9DEC2" w14:textId="2175C472" w:rsidR="00F810DE" w:rsidRDefault="00F810DE" w:rsidP="00F810DE">
      <w:r>
        <w:rPr>
          <w:rFonts w:hint="eastAsia"/>
        </w:rPr>
        <w:t>※本稿は、千々和泰明『誰が日本を降伏させたか</w:t>
      </w:r>
      <w:ins w:id="11" w:author="泰明 千々和" w:date="2025-07-25T16:36:00Z">
        <w:r w:rsidR="00600B98">
          <w:rPr>
            <w:rFonts w:hint="eastAsia"/>
          </w:rPr>
          <w:t>―</w:t>
        </w:r>
      </w:ins>
      <w:del w:id="12" w:author="泰明 千々和" w:date="2025-07-25T16:36:00Z">
        <w:r w:rsidDel="00600B98">
          <w:delText xml:space="preserve"> </w:delText>
        </w:r>
      </w:del>
      <w:r>
        <w:t>原爆投下、ソ連参戦、そして聖断』（PHP新書）の一部を再編集したものです。</w:t>
      </w:r>
    </w:p>
    <w:p w14:paraId="78136462" w14:textId="77777777" w:rsidR="00F810DE" w:rsidRPr="00600B98" w:rsidRDefault="00F810DE" w:rsidP="00F810DE"/>
    <w:p w14:paraId="1AFEEE61" w14:textId="6F6E8D36" w:rsidR="00F810DE" w:rsidRDefault="00F810DE" w:rsidP="00F810DE">
      <w:r>
        <w:rPr>
          <w:rFonts w:hint="eastAsia"/>
        </w:rPr>
        <w:t>■</w:t>
      </w:r>
      <w:r w:rsidR="00FA5B99">
        <w:rPr>
          <w:rFonts w:hint="eastAsia"/>
        </w:rPr>
        <w:t>日本軍も</w:t>
      </w:r>
      <w:r w:rsidR="00E72709">
        <w:rPr>
          <w:rFonts w:hint="eastAsia"/>
        </w:rPr>
        <w:t>核兵器の開発を進めていたが…</w:t>
      </w:r>
    </w:p>
    <w:p w14:paraId="410BAC92" w14:textId="77777777" w:rsidR="00F810DE" w:rsidRDefault="00F810DE" w:rsidP="00F810DE"/>
    <w:p w14:paraId="77E832C1" w14:textId="77777777" w:rsidR="00F810DE" w:rsidRDefault="00F810DE" w:rsidP="00F810DE">
      <w:r>
        <w:rPr>
          <w:rFonts w:hint="eastAsia"/>
        </w:rPr>
        <w:t>この世に存在する物質は、原子から成り立っている。</w:t>
      </w:r>
      <w:r>
        <w:t>20世紀に入ると、この原子のなかにある核を分裂させることで、膨大なエネルギーが生じることが分かってきた。このエネルギーを兵器に利用しようということになり、実際につくられたのが核兵器である。</w:t>
      </w:r>
    </w:p>
    <w:p w14:paraId="21F00E86" w14:textId="77777777" w:rsidR="00F810DE" w:rsidRDefault="00F810DE" w:rsidP="00F810DE"/>
    <w:p w14:paraId="116A00A0" w14:textId="75F19D1F" w:rsidR="00F810DE" w:rsidRDefault="00F810DE" w:rsidP="00F810DE">
      <w:r>
        <w:rPr>
          <w:rFonts w:hint="eastAsia"/>
        </w:rPr>
        <w:t>第二次世界大戦が始まると、ナチス・ドイツが核開発に乗り出した。ドイツの動きを知った米国は、ドイツより先に核をつくらなければ危険だと考えた。じつはドイツは途中で開発を諦めたのだが、そうとは知らない</w:t>
      </w:r>
      <w:ins w:id="13" w:author="泰明 千々和" w:date="2025-07-25T16:38:00Z">
        <w:r w:rsidR="00600B98">
          <w:rPr>
            <w:rFonts w:hint="eastAsia"/>
          </w:rPr>
          <w:t>フランクリン・</w:t>
        </w:r>
      </w:ins>
      <w:r>
        <w:rPr>
          <w:rFonts w:hint="eastAsia"/>
        </w:rPr>
        <w:t>ローズヴェルト政権は核づくりのための「マンハッタン計画」を進める。</w:t>
      </w:r>
    </w:p>
    <w:p w14:paraId="2AA6BAB7" w14:textId="77777777" w:rsidR="00F810DE" w:rsidRDefault="00F810DE" w:rsidP="00F810DE"/>
    <w:p w14:paraId="5955C7FC" w14:textId="77777777" w:rsidR="00F810DE" w:rsidRDefault="00F810DE" w:rsidP="00F810DE">
      <w:r>
        <w:rPr>
          <w:rFonts w:hint="eastAsia"/>
        </w:rPr>
        <w:t>同計画の本部がニューヨークのマンハッタンに置かれていたことからこの名がついた。結局ローズヴェルト大統領は核開発成功を見ることなく、</w:t>
      </w:r>
      <w:r>
        <w:t>1945年4月12日に病没した。</w:t>
      </w:r>
    </w:p>
    <w:p w14:paraId="4AE5EFA7" w14:textId="77777777" w:rsidR="00F810DE" w:rsidRDefault="00F810DE" w:rsidP="00F810DE"/>
    <w:p w14:paraId="7227C317" w14:textId="782C22ED" w:rsidR="00F810DE" w:rsidRDefault="00F810DE" w:rsidP="00F810DE">
      <w:r>
        <w:rPr>
          <w:rFonts w:hint="eastAsia"/>
        </w:rPr>
        <w:t>ただちにその後を継いだ</w:t>
      </w:r>
      <w:ins w:id="14" w:author="泰明 千々和" w:date="2025-07-25T16:39:00Z">
        <w:r w:rsidR="00600B98">
          <w:rPr>
            <w:rFonts w:hint="eastAsia"/>
          </w:rPr>
          <w:t>ハリー・</w:t>
        </w:r>
      </w:ins>
      <w:r>
        <w:rPr>
          <w:rFonts w:hint="eastAsia"/>
        </w:rPr>
        <w:t>トルーマン大統領は翌</w:t>
      </w:r>
      <w:r>
        <w:t>13日、ヘンリー・スティムソン陸軍長官から、「信じられないほどの破壊力をもつ新型爆弾」を開発中であるとの報告を受け、マンハッタン計画は新政権下でも続行される。</w:t>
      </w:r>
    </w:p>
    <w:p w14:paraId="7A7438FF" w14:textId="77777777" w:rsidR="00F810DE" w:rsidRDefault="00F810DE" w:rsidP="00F810DE"/>
    <w:p w14:paraId="7E36468D" w14:textId="0E7FEA25" w:rsidR="00F810DE" w:rsidRDefault="00F810DE" w:rsidP="00F810DE">
      <w:r>
        <w:rPr>
          <w:rFonts w:hint="eastAsia"/>
        </w:rPr>
        <w:t>じつは当時は日本軍も、核開発研究に手を着けていた。陸軍が理化学研究所の仁科芳雄（にしなよしお）博士に委託した「ニ号研究」（「ニ」は仁科の「に」に由来）や、海軍が京都帝国大学の</w:t>
      </w:r>
      <w:r>
        <w:t>荒勝文策</w:t>
      </w:r>
      <w:r>
        <w:rPr>
          <w:rFonts w:hint="eastAsia"/>
        </w:rPr>
        <w:t>（あらかつ</w:t>
      </w:r>
      <w:r>
        <w:t>ぶんさく</w:t>
      </w:r>
      <w:r>
        <w:rPr>
          <w:rFonts w:hint="eastAsia"/>
        </w:rPr>
        <w:t>）</w:t>
      </w:r>
      <w:r>
        <w:t xml:space="preserve">博士に依頼した「F研究」（「F」は 核分裂を意味する “ fission ” に由来）が知られ ている。 </w:t>
      </w:r>
    </w:p>
    <w:p w14:paraId="6C3294A7" w14:textId="77777777" w:rsidR="00F810DE" w:rsidRDefault="00F810DE" w:rsidP="00F810DE"/>
    <w:p w14:paraId="04A913C0" w14:textId="47F2F3BF" w:rsidR="005B7045" w:rsidRDefault="00F810DE" w:rsidP="00F810DE">
      <w:r>
        <w:t>だがいずれの研究の進捗も完成にはほど遠いまま、1945年7月までに打ち切られた。荒勝は海軍側に、今次大戦での核エネルギーの実用化は不可能との最終的な判断を伝えた。その2週間後、米国によっ</w:t>
      </w:r>
      <w:r>
        <w:rPr>
          <w:rFonts w:hint="eastAsia"/>
        </w:rPr>
        <w:t>て広島に核が使用された。</w:t>
      </w:r>
    </w:p>
    <w:p w14:paraId="56BF9FCF" w14:textId="77777777" w:rsidR="005B7045" w:rsidRDefault="005B7045" w:rsidP="00F810DE"/>
    <w:p w14:paraId="3741D984" w14:textId="142BF9E9" w:rsidR="005B7045" w:rsidRDefault="005B7045" w:rsidP="00F810DE">
      <w:r>
        <w:rPr>
          <w:rFonts w:hint="eastAsia"/>
        </w:rPr>
        <w:t>（２ページ目）</w:t>
      </w:r>
    </w:p>
    <w:p w14:paraId="2346E5C0" w14:textId="3FB4164B" w:rsidR="005B7045" w:rsidRDefault="005B7045" w:rsidP="00F810DE">
      <w:r>
        <w:rPr>
          <w:rFonts w:hint="eastAsia"/>
        </w:rPr>
        <w:t>■</w:t>
      </w:r>
      <w:r w:rsidR="00A01925">
        <w:rPr>
          <w:rFonts w:hint="eastAsia"/>
        </w:rPr>
        <w:t>日本を降伏させるための「三つのオプション」</w:t>
      </w:r>
    </w:p>
    <w:p w14:paraId="4BD4AC5E" w14:textId="77777777" w:rsidR="005B7045" w:rsidRDefault="005B7045" w:rsidP="00F810DE"/>
    <w:p w14:paraId="5FE953B2" w14:textId="1FAE9DBE" w:rsidR="00E72709" w:rsidRDefault="00F810DE" w:rsidP="00F810DE">
      <w:r>
        <w:t>日本が無理だと結論づけた大戦中の核開発に米国が成功した時点で、ドイツはすでに降伏していたので、まだ米国との戦争を続けている日本に対して核が使われることになった。</w:t>
      </w:r>
    </w:p>
    <w:p w14:paraId="55F56739" w14:textId="77777777" w:rsidR="00E72709" w:rsidRDefault="00E72709" w:rsidP="00F810DE"/>
    <w:p w14:paraId="21474D3E" w14:textId="77777777" w:rsidR="00E72709" w:rsidRDefault="00F810DE" w:rsidP="00F810DE">
      <w:r>
        <w:t>たしかに、核使用は都市を破壊し、大量の民間人を殺傷することになるのだから、人道上大きな問題があった。しかし人道上の配慮は、日本を無条件降伏に追い込むという大目標の前にはかすんで見えたのだった。核使用に関する米国にとってのより大きな問題は、それが本当に戦争の役に立つのか、という点だった。</w:t>
      </w:r>
    </w:p>
    <w:p w14:paraId="6FBA73D7" w14:textId="77777777" w:rsidR="00E72709" w:rsidRDefault="00E72709" w:rsidP="00F810DE"/>
    <w:p w14:paraId="5A78359B" w14:textId="77777777" w:rsidR="00E72709" w:rsidRDefault="00F810DE" w:rsidP="00F810DE">
      <w:r>
        <w:t>人類は太古から世界中で数限りなく戦争を</w:t>
      </w:r>
      <w:r>
        <w:rPr>
          <w:rFonts w:hint="eastAsia"/>
        </w:rPr>
        <w:t>してきたが、戦争の歴史上、核を実戦に使ったことはそれまでただの一度もなかったから、戦争におけるその実際の効果は正確にはまだ誰にも分からなかった。このように米国は日本を無条件降伏させるために、①日本本土侵攻、②ソ連参戦、③核使用という三つのオプションを持っていた。</w:t>
      </w:r>
    </w:p>
    <w:p w14:paraId="25BF37EF" w14:textId="77777777" w:rsidR="00E72709" w:rsidRDefault="00E72709" w:rsidP="00F810DE"/>
    <w:p w14:paraId="38E7A39E" w14:textId="77777777" w:rsidR="004D0EB9" w:rsidRDefault="00F810DE" w:rsidP="00F810DE">
      <w:r>
        <w:rPr>
          <w:rFonts w:hint="eastAsia"/>
        </w:rPr>
        <w:t>そしてそれぞれにデメリットも抱えていた。そこでこれらのオプションを、どのような順番で、どのように組み合わせて用いるのがよいのかについて考えをめぐらせていく。そうしたなかで、米国政府内で「日本に対し無条件降伏の内容を明確化した降伏勧告を最後通牒として発出する」というアイディアが生まれた。</w:t>
      </w:r>
    </w:p>
    <w:p w14:paraId="753CBDA5" w14:textId="77777777" w:rsidR="004D0EB9" w:rsidRDefault="004D0EB9" w:rsidP="00F810DE"/>
    <w:p w14:paraId="79292DC6" w14:textId="50F5A764" w:rsidR="004D0EB9" w:rsidRDefault="004D0EB9" w:rsidP="00F810DE">
      <w:r>
        <w:rPr>
          <w:rFonts w:hint="eastAsia"/>
        </w:rPr>
        <w:t>■</w:t>
      </w:r>
      <w:r w:rsidR="0093042C">
        <w:rPr>
          <w:rFonts w:hint="eastAsia"/>
        </w:rPr>
        <w:t>「無条件降伏」という</w:t>
      </w:r>
      <w:commentRangeStart w:id="15"/>
      <w:commentRangeStart w:id="16"/>
      <w:r w:rsidR="0093042C">
        <w:rPr>
          <w:rFonts w:hint="eastAsia"/>
        </w:rPr>
        <w:t>アイ</w:t>
      </w:r>
      <w:ins w:id="17" w:author="田口　智章／梁川 利明" w:date="2025-08-01T11:07:00Z" w16du:dateUtc="2025-08-01T02:07:00Z">
        <w:r w:rsidR="007C32E5">
          <w:rPr>
            <w:rFonts w:hint="eastAsia"/>
          </w:rPr>
          <w:t>ディア</w:t>
        </w:r>
      </w:ins>
      <w:del w:id="18" w:author="田口　智章／梁川 利明" w:date="2025-08-01T11:07:00Z" w16du:dateUtc="2025-08-01T02:07:00Z">
        <w:r w:rsidR="0093042C" w:rsidDel="007C32E5">
          <w:rPr>
            <w:rFonts w:hint="eastAsia"/>
          </w:rPr>
          <w:delText>デア</w:delText>
        </w:r>
        <w:commentRangeEnd w:id="15"/>
        <w:r w:rsidR="00AD3508" w:rsidDel="007C32E5">
          <w:rPr>
            <w:rStyle w:val="af"/>
          </w:rPr>
          <w:commentReference w:id="15"/>
        </w:r>
        <w:commentRangeEnd w:id="16"/>
        <w:r w:rsidR="00600B98" w:rsidDel="007C32E5">
          <w:rPr>
            <w:rStyle w:val="af"/>
          </w:rPr>
          <w:commentReference w:id="16"/>
        </w:r>
        <w:r w:rsidR="0093042C" w:rsidDel="007C32E5">
          <w:rPr>
            <w:rFonts w:hint="eastAsia"/>
          </w:rPr>
          <w:delText>は</w:delText>
        </w:r>
      </w:del>
      <w:r w:rsidR="0093042C">
        <w:rPr>
          <w:rFonts w:hint="eastAsia"/>
        </w:rPr>
        <w:t>どこから出てきたか</w:t>
      </w:r>
    </w:p>
    <w:p w14:paraId="32A64FCE" w14:textId="77777777" w:rsidR="004D0EB9" w:rsidRDefault="004D0EB9" w:rsidP="00F810DE"/>
    <w:p w14:paraId="57BB815A" w14:textId="297CC535" w:rsidR="00F810DE" w:rsidRDefault="00F810DE" w:rsidP="00F810DE">
      <w:r>
        <w:rPr>
          <w:rFonts w:hint="eastAsia"/>
        </w:rPr>
        <w:t>このアイディアと、先の三つのオプションの順番・組み合わせの関係についての結論は次のようなものだった。まずは日本に対して降伏勧告を発出し、受け入れられなければ、核を使用する。ソ連の参戦もありうる。それでも日本が降伏しない場合、日本本土侵攻を行</w:t>
      </w:r>
      <w:r>
        <w:rPr>
          <w:rFonts w:hint="eastAsia"/>
        </w:rPr>
        <w:lastRenderedPageBreak/>
        <w:t>なう。</w:t>
      </w:r>
    </w:p>
    <w:p w14:paraId="4F5E3721" w14:textId="77777777" w:rsidR="00F810DE" w:rsidRDefault="00F810DE" w:rsidP="00F810DE"/>
    <w:p w14:paraId="6728D252" w14:textId="77777777" w:rsidR="00A01925" w:rsidRDefault="00F810DE" w:rsidP="00F810DE">
      <w:r>
        <w:rPr>
          <w:rFonts w:hint="eastAsia"/>
        </w:rPr>
        <w:t>それでは対日降伏勧告というアイディアがなぜ生まれ、どのような内容のものになったのかを見ていこう。</w:t>
      </w:r>
    </w:p>
    <w:p w14:paraId="0066F5F4" w14:textId="77777777" w:rsidR="00A01925" w:rsidRDefault="00A01925" w:rsidP="00F810DE"/>
    <w:p w14:paraId="40A33A3D" w14:textId="77777777" w:rsidR="00E02FE3" w:rsidRDefault="00F810DE" w:rsidP="00F810DE">
      <w:r>
        <w:rPr>
          <w:rFonts w:hint="eastAsia"/>
        </w:rPr>
        <w:t>連合軍はドイツに対しては、首都ベルリンを陥落させるまで戦い、ドイツの無条件降伏後の</w:t>
      </w:r>
      <w:r>
        <w:t>6月5日に「ベルリン宣言」を発して、最終的にドイツという主権国家を地球上からいったん消滅させた。それに先だって、無条件降伏の内容を明確化する最後通牒に当たるものは一切発せられなかった。</w:t>
      </w:r>
    </w:p>
    <w:p w14:paraId="40144684" w14:textId="77777777" w:rsidR="00E02FE3" w:rsidRDefault="00E02FE3" w:rsidP="00F810DE"/>
    <w:p w14:paraId="4C3D562E" w14:textId="77777777" w:rsidR="00E02FE3" w:rsidRDefault="00F810DE" w:rsidP="00F810DE">
      <w:r>
        <w:t>戦争終結直前のナチス・ドイツの一部では、中立国スウェーデンを介した和平工作などが着手されていた。しかしヤルタに集結した連合国首脳は、無条件降伏とはドイ</w:t>
      </w:r>
      <w:r>
        <w:rPr>
          <w:rFonts w:hint="eastAsia"/>
        </w:rPr>
        <w:t>ツの主権の破壊であり、ドイツ国家に対する「勝者の意志の容赦ない完全な押しつけ」を意味すると宣告したのみだった。</w:t>
      </w:r>
    </w:p>
    <w:p w14:paraId="3033A75C" w14:textId="77777777" w:rsidR="00E02FE3" w:rsidRDefault="00E02FE3" w:rsidP="00F810DE"/>
    <w:p w14:paraId="78935741" w14:textId="77777777" w:rsidR="00E02FE3" w:rsidRDefault="00F810DE" w:rsidP="00F810DE">
      <w:r>
        <w:rPr>
          <w:rFonts w:hint="eastAsia"/>
        </w:rPr>
        <w:t>これとは違い、日本に対して無条件降伏の内容を明確化した降伏勧告を発出するというアイディアは、米国務省から出てきたものだった。国務省には、国務次官としてジョセフ・グルーがいた。グルーは米国の知日派の代表格で、日米開戦まで約</w:t>
      </w:r>
      <w:r>
        <w:t>10年にわたって駐日大使を務めていた。日本にも友人が多い。</w:t>
      </w:r>
    </w:p>
    <w:p w14:paraId="2DF9E097" w14:textId="77777777" w:rsidR="00E02FE3" w:rsidRDefault="00E02FE3" w:rsidP="00F810DE"/>
    <w:p w14:paraId="51B9C361" w14:textId="77777777" w:rsidR="00073467" w:rsidRDefault="00F810DE" w:rsidP="00F810DE">
      <w:r>
        <w:t>のちに連合国軍最高司令官となるダグラス・マッカーサー元帥から日本占領への協力を求められたが、グルーはこう言って断った。「支配</w:t>
      </w:r>
      <w:r>
        <w:rPr>
          <w:rFonts w:hint="eastAsia"/>
        </w:rPr>
        <w:t>者として日本に帰るつもりはない」。</w:t>
      </w:r>
    </w:p>
    <w:p w14:paraId="50AB6CC4" w14:textId="77777777" w:rsidR="00073467" w:rsidRDefault="00073467" w:rsidP="00F810DE"/>
    <w:p w14:paraId="380F2E95" w14:textId="5891BFF3" w:rsidR="00073467" w:rsidRDefault="00073467" w:rsidP="00F810DE">
      <w:r>
        <w:rPr>
          <w:rFonts w:hint="eastAsia"/>
        </w:rPr>
        <w:t>（３ページ目）</w:t>
      </w:r>
    </w:p>
    <w:p w14:paraId="70B4E4C0" w14:textId="576F160E" w:rsidR="00073467" w:rsidRDefault="00073467" w:rsidP="00F810DE">
      <w:r>
        <w:rPr>
          <w:rFonts w:hint="eastAsia"/>
        </w:rPr>
        <w:t>■</w:t>
      </w:r>
      <w:r w:rsidR="007B16D1">
        <w:rPr>
          <w:rFonts w:hint="eastAsia"/>
        </w:rPr>
        <w:t>「無条件降伏は、日本国民を自暴自棄に追いやるだけ」</w:t>
      </w:r>
    </w:p>
    <w:p w14:paraId="38498CA2" w14:textId="77777777" w:rsidR="00073467" w:rsidRDefault="00073467" w:rsidP="00F810DE"/>
    <w:p w14:paraId="5F8F0C71" w14:textId="77777777" w:rsidR="0093042C" w:rsidRDefault="00F810DE" w:rsidP="00F810DE">
      <w:r>
        <w:rPr>
          <w:rFonts w:hint="eastAsia"/>
        </w:rPr>
        <w:t>グルーは</w:t>
      </w:r>
      <w:r>
        <w:t>5月28日に、トルーマン大統領に対日降伏勧告の発出という自分の考えを進言した。その3日前の25日に米軍が行なった東京爆撃で宮城</w:t>
      </w:r>
      <w:r w:rsidR="0093042C">
        <w:rPr>
          <w:rFonts w:hint="eastAsia"/>
        </w:rPr>
        <w:t>（きゅうじょう）</w:t>
      </w:r>
      <w:r>
        <w:t>（皇居）の明治宮殿が焼失したことにグルーはショックを受けていた。</w:t>
      </w:r>
    </w:p>
    <w:p w14:paraId="7B2D0A58" w14:textId="77777777" w:rsidR="0093042C" w:rsidRDefault="0093042C" w:rsidP="00F810DE"/>
    <w:p w14:paraId="452D7FDF" w14:textId="77777777" w:rsidR="0093042C" w:rsidRDefault="00F810DE" w:rsidP="00F810DE">
      <w:r>
        <w:t>だが、グルーが急いだ理由はそれだけではなかった。これに先立つ5月8日、グルーはスティムソン陸軍長官から、マンハッタン計画についても知らされていたのである。</w:t>
      </w:r>
    </w:p>
    <w:p w14:paraId="7EFDA57B" w14:textId="77777777" w:rsidR="0093042C" w:rsidRDefault="0093042C" w:rsidP="00F810DE"/>
    <w:p w14:paraId="0F06187B" w14:textId="77777777" w:rsidR="00053931" w:rsidRDefault="00F810DE" w:rsidP="00F810DE">
      <w:r>
        <w:t>グルーによるアイディアは、軍部からも共感を得ることができた。グルーはトルーマンに進言した翌29日に、スティムソン、</w:t>
      </w:r>
      <w:r>
        <w:rPr>
          <w:rFonts w:hint="eastAsia"/>
        </w:rPr>
        <w:t>ジェームズ・フォレスタル海軍長官、陸軍参謀総長ジョージ・マーシャル元帥とも対日降伏勧告について話し合ったところ、スティムソンたち</w:t>
      </w:r>
      <w:r>
        <w:rPr>
          <w:rFonts w:hint="eastAsia"/>
        </w:rPr>
        <w:lastRenderedPageBreak/>
        <w:t>も前向きに捉えた。というのも、日本本土侵攻が行なわれた場合、その矢面に立って出血を強いられるのは軍部だからである。</w:t>
      </w:r>
    </w:p>
    <w:p w14:paraId="48FA7C8A" w14:textId="77777777" w:rsidR="00053931" w:rsidRDefault="00053931" w:rsidP="00F810DE"/>
    <w:p w14:paraId="2EA18921" w14:textId="77777777" w:rsidR="00053931" w:rsidRDefault="00F810DE" w:rsidP="00F810DE">
      <w:commentRangeStart w:id="19"/>
      <w:commentRangeStart w:id="20"/>
      <w:del w:id="21" w:author="田口　智章／梁川 利明" w:date="2025-08-01T11:07:00Z" w16du:dateUtc="2025-08-01T02:07:00Z">
        <w:r w:rsidDel="007C32E5">
          <w:rPr>
            <w:rFonts w:hint="eastAsia"/>
          </w:rPr>
          <w:delText>先ほど述べた</w:delText>
        </w:r>
      </w:del>
      <w:commentRangeEnd w:id="19"/>
      <w:r w:rsidR="005E2614">
        <w:rPr>
          <w:rStyle w:val="af"/>
        </w:rPr>
        <w:commentReference w:id="19"/>
      </w:r>
      <w:commentRangeEnd w:id="20"/>
      <w:r w:rsidR="00600B98">
        <w:rPr>
          <w:rStyle w:val="af"/>
        </w:rPr>
        <w:commentReference w:id="20"/>
      </w:r>
      <w:r>
        <w:t>6月18日の大統領・軍部首脳による対日戦略会議で日本本土侵攻作戦が決定されるわけだが、この席で大統領付参謀長のウィリアム・レーヒ元帥はこう言っていた。</w:t>
      </w:r>
    </w:p>
    <w:p w14:paraId="2AADA777" w14:textId="77777777" w:rsidR="00053931" w:rsidRDefault="00053931" w:rsidP="00F810DE"/>
    <w:p w14:paraId="50B5CE86" w14:textId="77777777" w:rsidR="00053931" w:rsidRDefault="00F810DE" w:rsidP="00F810DE">
      <w:r>
        <w:t>「あくまで無条件降伏を求めるならば、日本国民を自暴自棄に追いやるだけで、ひいては、わが方の死傷者数を増すだけ</w:t>
      </w:r>
      <w:r>
        <w:rPr>
          <w:rFonts w:hint="eastAsia"/>
        </w:rPr>
        <w:t>であろう」（『資料マンハッタン計画』）。</w:t>
      </w:r>
    </w:p>
    <w:p w14:paraId="244E27D5" w14:textId="77777777" w:rsidR="00053931" w:rsidRDefault="00053931" w:rsidP="00F810DE"/>
    <w:p w14:paraId="6C1D6D41" w14:textId="77777777" w:rsidR="00053931" w:rsidRDefault="00F810DE" w:rsidP="00F810DE">
      <w:r>
        <w:rPr>
          <w:rFonts w:hint="eastAsia"/>
        </w:rPr>
        <w:t>こうした懸念を抱える軍部にとって、日本本土侵攻前に日本に無条件降伏の内容を明確化して降伏を促すとの提案は、検討に値するものだった。</w:t>
      </w:r>
    </w:p>
    <w:p w14:paraId="10ED3FFB" w14:textId="77777777" w:rsidR="00053931" w:rsidRDefault="00053931" w:rsidP="00F810DE"/>
    <w:p w14:paraId="69BA2DAC" w14:textId="5CB8FE70" w:rsidR="00053931" w:rsidRDefault="00053931" w:rsidP="00F810DE">
      <w:r>
        <w:rPr>
          <w:rFonts w:hint="eastAsia"/>
        </w:rPr>
        <w:t>■</w:t>
      </w:r>
      <w:r w:rsidR="00540488">
        <w:rPr>
          <w:rFonts w:hint="eastAsia"/>
        </w:rPr>
        <w:t>沖縄陥落後に出された「降伏勧告」</w:t>
      </w:r>
    </w:p>
    <w:p w14:paraId="4216216A" w14:textId="77777777" w:rsidR="00053931" w:rsidRDefault="00053931" w:rsidP="00F810DE"/>
    <w:p w14:paraId="52AE391E" w14:textId="77777777" w:rsidR="00E7373C" w:rsidRDefault="00F810DE" w:rsidP="00F810DE">
      <w:r>
        <w:t>7月2日、スティムソンはトルーマンに、無条件降伏の内容を明確化した対日降伏勧告を発出することを進言する覚書を提出した。そしてスティムソンの覚書にもとづいて、国務省・軍部の代表らで構成された対日声明起草委員会が対日宣言の草案をまとめた。</w:t>
      </w:r>
    </w:p>
    <w:p w14:paraId="193CF11B" w14:textId="77777777" w:rsidR="00E7373C" w:rsidRDefault="00E7373C" w:rsidP="00F810DE"/>
    <w:p w14:paraId="0BBD5925" w14:textId="77777777" w:rsidR="00E7373C" w:rsidRDefault="00F810DE" w:rsidP="00F810DE">
      <w:r>
        <w:t>草案では、無条件降伏の名の下、日本全土占領、日本軍の武装解除、日本側の戦争犯罪人の処罰といった、日本側に厳し</w:t>
      </w:r>
      <w:r>
        <w:rPr>
          <w:rFonts w:hint="eastAsia"/>
        </w:rPr>
        <w:t>い条件が示された。一方、草案は、連合国による日本占領は未来永劫続くわけではなく、占領軍は日本占領の目的が達成され、日本国民の自由意思による平和的傾向を有する責任ある政府が樹立されたときにすみやかに撤退する、としていた。</w:t>
      </w:r>
    </w:p>
    <w:p w14:paraId="0D33E944" w14:textId="77777777" w:rsidR="00E7373C" w:rsidRDefault="00E7373C" w:rsidP="00F810DE"/>
    <w:p w14:paraId="6C75DA3B" w14:textId="7A11854E" w:rsidR="00F810DE" w:rsidRDefault="00F810DE" w:rsidP="00F810DE">
      <w:r>
        <w:rPr>
          <w:rFonts w:hint="eastAsia"/>
        </w:rPr>
        <w:t>これがその後間もなく「ポツダム宣言」となる。</w:t>
      </w:r>
    </w:p>
    <w:p w14:paraId="00420332" w14:textId="77777777" w:rsidR="00F810DE" w:rsidRDefault="00F810DE" w:rsidP="00F810DE"/>
    <w:p w14:paraId="7F814F15" w14:textId="77777777" w:rsidR="00F810DE" w:rsidRDefault="00F810DE" w:rsidP="00F810DE">
      <w:r>
        <w:rPr>
          <w:rFonts w:hint="eastAsia"/>
        </w:rPr>
        <w:t>続いて、対日降伏勧告と、日本本土侵攻・ソ連参戦・核使用という三つのオプションの順番・組み合わせとの関係について見ていくことにする。</w:t>
      </w:r>
    </w:p>
    <w:p w14:paraId="1EC3C222" w14:textId="77777777" w:rsidR="00F810DE" w:rsidRDefault="00F810DE" w:rsidP="00F810DE"/>
    <w:p w14:paraId="29837AD1" w14:textId="77777777" w:rsidR="00EB5182" w:rsidRDefault="00F810DE" w:rsidP="00F810DE">
      <w:r>
        <w:rPr>
          <w:rFonts w:hint="eastAsia"/>
        </w:rPr>
        <w:t>対日降伏勧告は、最終的には</w:t>
      </w:r>
      <w:r>
        <w:t>7月26日にポツダム宣言として発出されることになった。発出のタイミングとして、本来グルー国務次官は沖縄陥落後を望んでいた。沖縄が陥落したのは6月23日だった。しかし、せっかく降伏勧告を発出するのであれば、もっとも効果が期待できる時期を選ぶことが望ましかった。</w:t>
      </w:r>
    </w:p>
    <w:p w14:paraId="34BCDE37" w14:textId="77777777" w:rsidR="00EB5182" w:rsidRDefault="00EB5182" w:rsidP="00F810DE"/>
    <w:p w14:paraId="0E6FC774" w14:textId="77777777" w:rsidR="00EB5182" w:rsidRDefault="00F810DE" w:rsidP="00F810DE">
      <w:r>
        <w:t>そのような時期として考えられるのは、11月1日に予定されていた日本本土侵攻開始の直前である。</w:t>
      </w:r>
    </w:p>
    <w:p w14:paraId="4353E2BF" w14:textId="77777777" w:rsidR="00EB5182" w:rsidRDefault="00EB5182" w:rsidP="00F810DE"/>
    <w:p w14:paraId="6FDBFBFD" w14:textId="15085633" w:rsidR="00EB5182" w:rsidRDefault="00EB5182" w:rsidP="00F810DE">
      <w:r>
        <w:rPr>
          <w:rFonts w:hint="eastAsia"/>
        </w:rPr>
        <w:t>（４ページ目）</w:t>
      </w:r>
    </w:p>
    <w:p w14:paraId="4E7014AB" w14:textId="2B2E3B3F" w:rsidR="00EB5182" w:rsidRDefault="008A7B34" w:rsidP="00F810DE">
      <w:r>
        <w:rPr>
          <w:rFonts w:hint="eastAsia"/>
        </w:rPr>
        <w:t>■</w:t>
      </w:r>
      <w:r w:rsidR="002823EB">
        <w:rPr>
          <w:rFonts w:hint="eastAsia"/>
        </w:rPr>
        <w:t>「核攻撃→本土侵攻作戦」というシナリオ</w:t>
      </w:r>
    </w:p>
    <w:p w14:paraId="0C7F0AF7" w14:textId="77777777" w:rsidR="00EB5182" w:rsidRDefault="00EB5182" w:rsidP="00F810DE"/>
    <w:p w14:paraId="14EFC206" w14:textId="77777777" w:rsidR="00600146" w:rsidRDefault="00F810DE" w:rsidP="00F810DE">
      <w:r>
        <w:t>のちに考えを改めることになるが、6月26日の国務・陸軍・海軍調整委員会でスティムソン陸軍長官が提案したスケジュールは次のようなものだった</w:t>
      </w:r>
      <w:r>
        <w:rPr>
          <w:rFonts w:hint="eastAsia"/>
        </w:rPr>
        <w:t>。</w:t>
      </w:r>
    </w:p>
    <w:p w14:paraId="270905E4" w14:textId="77777777" w:rsidR="00600146" w:rsidRDefault="00600146" w:rsidP="00F810DE"/>
    <w:p w14:paraId="2732DA9E" w14:textId="77777777" w:rsidR="00780E89" w:rsidRDefault="00F810DE" w:rsidP="00F810DE">
      <w:r>
        <w:rPr>
          <w:rFonts w:hint="eastAsia"/>
        </w:rPr>
        <w:t>まず日本に対して核を使用し、日本人に心理的なショックを与える。そのうえで降伏勧告を発する。日本が受諾しなければ、本土侵攻作戦を開始する。スティムソンは、本土侵攻の脅しをもって日本に降伏勧告を受諾させようとしており、その際に、もし核が完成していれば有効活用できると考えていた。</w:t>
      </w:r>
    </w:p>
    <w:p w14:paraId="591F2388" w14:textId="77777777" w:rsidR="00780E89" w:rsidRDefault="00780E89" w:rsidP="00F810DE"/>
    <w:p w14:paraId="592534D8" w14:textId="77777777" w:rsidR="0048796D" w:rsidRDefault="00F810DE" w:rsidP="00F810DE">
      <w:r>
        <w:rPr>
          <w:rFonts w:hint="eastAsia"/>
        </w:rPr>
        <w:t>もう一つ、降伏勧告を発出するのに適した時期があった。ソ連参戦のタイミングである。</w:t>
      </w:r>
    </w:p>
    <w:p w14:paraId="7683456C" w14:textId="77777777" w:rsidR="0048796D" w:rsidRDefault="0048796D" w:rsidP="00F810DE"/>
    <w:p w14:paraId="3BAB3ABF" w14:textId="02595668" w:rsidR="0048796D" w:rsidRDefault="00F810DE" w:rsidP="00F810DE">
      <w:r>
        <w:rPr>
          <w:rFonts w:hint="eastAsia"/>
        </w:rPr>
        <w:t>この会議のあとの</w:t>
      </w:r>
      <w:r>
        <w:t>29日に陸軍省のジョン・マクロイ陸軍次官補はスティムソンに、ソ連の対日参戦後が降伏勧告発出の最良の時期であると提案した。ただし、米軍による日</w:t>
      </w:r>
      <w:r>
        <w:rPr>
          <w:rFonts w:hint="eastAsia"/>
        </w:rPr>
        <w:t>本本土侵攻開始を目途とするのであれば、極端な話、降伏勧告の発出は米国の裁量だけで決められるが、ソ連参戦時ということになると、時期も含めてヤルタ密約</w:t>
      </w:r>
      <w:ins w:id="22" w:author="泰明 千々和" w:date="2025-07-25T16:42:00Z">
        <w:r w:rsidR="00600B98">
          <w:rPr>
            <w:rFonts w:hint="eastAsia"/>
          </w:rPr>
          <w:t>（米ソがソ連の対日参戦を秘密裏に約束した</w:t>
        </w:r>
      </w:ins>
      <w:ins w:id="23" w:author="泰明 千々和" w:date="2025-07-25T16:43:00Z">
        <w:r w:rsidR="00600B98">
          <w:rPr>
            <w:rFonts w:hint="eastAsia"/>
          </w:rPr>
          <w:t>もの</w:t>
        </w:r>
      </w:ins>
      <w:ins w:id="24" w:author="泰明 千々和" w:date="2025-07-25T16:42:00Z">
        <w:r w:rsidR="00600B98">
          <w:rPr>
            <w:rFonts w:hint="eastAsia"/>
          </w:rPr>
          <w:t>）</w:t>
        </w:r>
      </w:ins>
      <w:r>
        <w:rPr>
          <w:rFonts w:hint="eastAsia"/>
        </w:rPr>
        <w:t>どおりに約束を履行してくれるのか、ソ連との事前調整が必要になる。</w:t>
      </w:r>
    </w:p>
    <w:p w14:paraId="2C280D2E" w14:textId="77777777" w:rsidR="0048796D" w:rsidRDefault="0048796D" w:rsidP="00F810DE"/>
    <w:p w14:paraId="4F0613F9" w14:textId="590FAA7D" w:rsidR="0048796D" w:rsidRDefault="00F810DE" w:rsidP="00F810DE">
      <w:r>
        <w:rPr>
          <w:rFonts w:hint="eastAsia"/>
        </w:rPr>
        <w:t>ちょうどタイミング良く、</w:t>
      </w:r>
      <w:r>
        <w:t>5月11日に</w:t>
      </w:r>
      <w:ins w:id="25" w:author="泰明 千々和" w:date="2025-07-25T16:41:00Z">
        <w:r w:rsidR="00600B98">
          <w:rPr>
            <w:rFonts w:hint="eastAsia"/>
          </w:rPr>
          <w:t>ウィンストン・</w:t>
        </w:r>
      </w:ins>
      <w:r>
        <w:t>チャーチル</w:t>
      </w:r>
      <w:ins w:id="26" w:author="泰明 千々和" w:date="2025-07-25T16:41:00Z">
        <w:r w:rsidR="00600B98">
          <w:rPr>
            <w:rFonts w:hint="eastAsia"/>
          </w:rPr>
          <w:t>英</w:t>
        </w:r>
      </w:ins>
      <w:r>
        <w:t>首相が、2月のヤルタ会談に続く連合国首脳会談の開催を求めてきていた。これが連合国占領下のドイツで開かれるポツダム会談になる。</w:t>
      </w:r>
    </w:p>
    <w:p w14:paraId="238FFFD3" w14:textId="77777777" w:rsidR="0048796D" w:rsidRDefault="0048796D" w:rsidP="00F810DE"/>
    <w:p w14:paraId="5938005D" w14:textId="77777777" w:rsidR="00D753D4" w:rsidRDefault="00F810DE" w:rsidP="00F810DE">
      <w:r>
        <w:t>なぜチャーチルが首脳会談を開きたがったかというと、日本に関する話し合いをしたかったというより、ドイツ降伏後のヨーロッパでソ連が勢力拡</w:t>
      </w:r>
      <w:r>
        <w:rPr>
          <w:rFonts w:hint="eastAsia"/>
        </w:rPr>
        <w:t>張を図っているのを危惧したためだった。</w:t>
      </w:r>
    </w:p>
    <w:p w14:paraId="20BED848" w14:textId="77777777" w:rsidR="00D753D4" w:rsidRDefault="00D753D4" w:rsidP="00F810DE"/>
    <w:p w14:paraId="33A7ACB9" w14:textId="43733506" w:rsidR="00D753D4" w:rsidRDefault="00D753D4" w:rsidP="00F810DE">
      <w:r>
        <w:rPr>
          <w:rFonts w:hint="eastAsia"/>
        </w:rPr>
        <w:t>■</w:t>
      </w:r>
      <w:r w:rsidR="00E976AC">
        <w:rPr>
          <w:rFonts w:hint="eastAsia"/>
        </w:rPr>
        <w:t>「8月ソ連参戦」を想定していたトルーマン</w:t>
      </w:r>
    </w:p>
    <w:p w14:paraId="527CF2FF" w14:textId="77777777" w:rsidR="00D753D4" w:rsidRDefault="00D753D4" w:rsidP="00F810DE"/>
    <w:p w14:paraId="24087051" w14:textId="77777777" w:rsidR="00591526" w:rsidRDefault="00F810DE" w:rsidP="00F810DE">
      <w:r>
        <w:rPr>
          <w:rFonts w:hint="eastAsia"/>
        </w:rPr>
        <w:t>実際にポツダム会談ではじつは日本問題は正式議題ではなく、ソ連の対日参戦は非公式会談の場で話し合われる。</w:t>
      </w:r>
    </w:p>
    <w:p w14:paraId="3BE3D414" w14:textId="77777777" w:rsidR="00591526" w:rsidRDefault="00591526" w:rsidP="00F810DE"/>
    <w:p w14:paraId="2BF4634B" w14:textId="72C99EF3" w:rsidR="00591526" w:rsidRDefault="00F810DE" w:rsidP="00F810DE">
      <w:r>
        <w:rPr>
          <w:rFonts w:hint="eastAsia"/>
        </w:rPr>
        <w:t>いずれにしても、すでに連合国のあいだで冷戦の影が忍び寄ってきていた。とはいえ米国にとって、日本を無条件降伏させるうえでソ連参戦は重要なオプションだった。</w:t>
      </w:r>
    </w:p>
    <w:p w14:paraId="4EACC7C8" w14:textId="77777777" w:rsidR="00591526" w:rsidRDefault="00591526" w:rsidP="00F810DE"/>
    <w:p w14:paraId="4EA79E94" w14:textId="49600E48" w:rsidR="00591526" w:rsidRDefault="00F810DE" w:rsidP="00F810DE">
      <w:r>
        <w:t>6月18日の対日戦略会議でトルーマン大統領は、来たるポツダム会談で対日戦争に関するソ連からの支援を可能な限り取りつけ、この会談を対日降伏勧告発表の場とすることとした。実際にポツダム会談初日の7月17日、トルーマンは</w:t>
      </w:r>
      <w:ins w:id="27" w:author="泰明 千々和" w:date="2025-07-25T16:41:00Z">
        <w:r w:rsidR="00600B98">
          <w:rPr>
            <w:rFonts w:hint="eastAsia"/>
          </w:rPr>
          <w:t>ソ連最高指導者ヨシフ・</w:t>
        </w:r>
      </w:ins>
      <w:r>
        <w:t>スター</w:t>
      </w:r>
      <w:r>
        <w:rPr>
          <w:rFonts w:hint="eastAsia"/>
        </w:rPr>
        <w:t>リンから</w:t>
      </w:r>
      <w:r>
        <w:t>8月半ばまでにヤルタ密約を履行することの確約を得ることになる。</w:t>
      </w:r>
    </w:p>
    <w:p w14:paraId="0C766D01" w14:textId="77777777" w:rsidR="00591526" w:rsidRDefault="00591526" w:rsidP="00F810DE"/>
    <w:p w14:paraId="2C99C712" w14:textId="0F7B68F6" w:rsidR="00591526" w:rsidRPr="007C32E5" w:rsidRDefault="00F810DE" w:rsidP="00F810DE">
      <w:r w:rsidRPr="007C32E5">
        <w:rPr>
          <w:rPrChange w:id="28" w:author="田口　智章／梁川 利明" w:date="2025-08-01T11:08:00Z" w16du:dateUtc="2025-08-01T02:08:00Z">
            <w:rPr>
              <w:highlight w:val="yellow"/>
            </w:rPr>
          </w:rPrChange>
        </w:rPr>
        <w:t>つまり対日降伏勧告発出のタイミングとして、日本本土侵攻作戦開始時の11月ごろか、ソ連参戦時の8月ごろがあり、トルーマンは後者を想定してポツダムに向けて出発した。</w:t>
      </w:r>
    </w:p>
    <w:p w14:paraId="4487B208" w14:textId="77777777" w:rsidR="00591526" w:rsidRPr="007C32E5" w:rsidRDefault="00591526" w:rsidP="00F810DE"/>
    <w:p w14:paraId="56FB4A9F" w14:textId="2276D9A1" w:rsidR="00F810DE" w:rsidRPr="007C32E5" w:rsidRDefault="00F810DE" w:rsidP="00F810DE">
      <w:r w:rsidRPr="007C32E5">
        <w:rPr>
          <w:rPrChange w:id="29" w:author="田口　智章／梁川 利明" w:date="2025-08-01T11:08:00Z" w16du:dateUtc="2025-08-01T02:08:00Z">
            <w:rPr>
              <w:highlight w:val="yellow"/>
            </w:rPr>
          </w:rPrChange>
        </w:rPr>
        <w:t>ここに核をどう組み込むかは、いつの時点で使用可能になるかにかかっていた。</w:t>
      </w:r>
    </w:p>
    <w:p w14:paraId="5F7D0B0E" w14:textId="77777777" w:rsidR="00591526" w:rsidRPr="007C32E5" w:rsidRDefault="00591526" w:rsidP="00F810DE"/>
    <w:p w14:paraId="28B40D4E" w14:textId="2DE61412" w:rsidR="00591526" w:rsidRPr="007C32E5" w:rsidRDefault="00591526" w:rsidP="00F810DE">
      <w:r w:rsidRPr="007C32E5">
        <w:rPr>
          <w:rFonts w:hint="eastAsia"/>
        </w:rPr>
        <w:t>（５ページ目）</w:t>
      </w:r>
    </w:p>
    <w:p w14:paraId="0F801B99" w14:textId="3C5D3879" w:rsidR="00591526" w:rsidRPr="007C32E5" w:rsidRDefault="00591526" w:rsidP="00F810DE">
      <w:r w:rsidRPr="007C32E5">
        <w:rPr>
          <w:rFonts w:hint="eastAsia"/>
        </w:rPr>
        <w:t>■</w:t>
      </w:r>
      <w:r w:rsidR="009546DE" w:rsidRPr="007C32E5">
        <w:rPr>
          <w:rFonts w:hint="eastAsia"/>
        </w:rPr>
        <w:t>首脳会談</w:t>
      </w:r>
      <w:r w:rsidR="000A4AFE" w:rsidRPr="007C32E5">
        <w:rPr>
          <w:rFonts w:hint="eastAsia"/>
        </w:rPr>
        <w:t>の</w:t>
      </w:r>
      <w:r w:rsidR="009546DE" w:rsidRPr="007C32E5">
        <w:rPr>
          <w:rFonts w:hint="eastAsia"/>
        </w:rPr>
        <w:t>前日に、核兵器が誕生した</w:t>
      </w:r>
    </w:p>
    <w:p w14:paraId="016A9F6A" w14:textId="77777777" w:rsidR="00F810DE" w:rsidRPr="007C32E5" w:rsidRDefault="00F810DE" w:rsidP="00F810DE"/>
    <w:p w14:paraId="18D6987B" w14:textId="77777777" w:rsidR="006C074C" w:rsidRPr="007C32E5" w:rsidRDefault="00F810DE" w:rsidP="00F810DE">
      <w:r w:rsidRPr="007C32E5">
        <w:rPr>
          <w:rFonts w:hint="eastAsia"/>
        </w:rPr>
        <w:t>それはトルーマン大統領のポツダム到着後、連合国首脳会談が始まる前日のことだった。</w:t>
      </w:r>
    </w:p>
    <w:p w14:paraId="6D3D3061" w14:textId="77777777" w:rsidR="006C074C" w:rsidRPr="007C32E5" w:rsidRDefault="006C074C" w:rsidP="00F810DE"/>
    <w:p w14:paraId="4B5F7C43" w14:textId="77777777" w:rsidR="006C074C" w:rsidRPr="007C32E5" w:rsidRDefault="00F810DE" w:rsidP="00F810DE">
      <w:r w:rsidRPr="007C32E5">
        <w:t>7月16日、米国ニューメキシコ州アラモゴードのトリニティ・サイトと名づけられた実験場で、歴史上初めて核爆弾が炸裂した。「トリニティ」の名は、英国の詩人ジョン・ダンの「聖ソネット」の第14番「三位一体（トリニティ）の神」から、マンハッタン計画を主導した物理学者オッペンハイマーが引用したものだった。</w:t>
      </w:r>
    </w:p>
    <w:p w14:paraId="0BDD2290" w14:textId="77777777" w:rsidR="006C074C" w:rsidRPr="007C32E5" w:rsidRDefault="006C074C" w:rsidP="00F810DE"/>
    <w:p w14:paraId="7F38A4A9" w14:textId="77777777" w:rsidR="006C074C" w:rsidRPr="007C32E5" w:rsidRDefault="00F810DE" w:rsidP="00F810DE">
      <w:r w:rsidRPr="007C32E5">
        <w:t>かくのごとき教養に満ちた知性から、大量虐殺兵器が産み落とされたのである。</w:t>
      </w:r>
    </w:p>
    <w:p w14:paraId="3A1C7CAD" w14:textId="77777777" w:rsidR="006C074C" w:rsidRPr="007C32E5" w:rsidRDefault="006C074C" w:rsidP="00F810DE"/>
    <w:p w14:paraId="6A6B37EC" w14:textId="77777777" w:rsidR="00644C2F" w:rsidRPr="007C32E5" w:rsidRDefault="00F810DE" w:rsidP="00F810DE">
      <w:r w:rsidRPr="007C32E5">
        <w:t>トリニティ実験の成功によって米国は、本土侵攻を避けつつ日本に無条</w:t>
      </w:r>
      <w:r w:rsidRPr="007C32E5">
        <w:rPr>
          <w:rFonts w:hint="eastAsia"/>
        </w:rPr>
        <w:t>件降伏を押しつけるための核という切り札を、ソ連参戦に加えて手に入れることになった。</w:t>
      </w:r>
    </w:p>
    <w:p w14:paraId="731783EF" w14:textId="77777777" w:rsidR="00644C2F" w:rsidRPr="007C32E5" w:rsidRDefault="00644C2F" w:rsidP="00F810DE"/>
    <w:p w14:paraId="63DE2EE1" w14:textId="652FBAA0" w:rsidR="006C074C" w:rsidRPr="007C32E5" w:rsidRDefault="00F810DE" w:rsidP="00F810DE">
      <w:pPr>
        <w:rPr>
          <w:rPrChange w:id="30" w:author="田口　智章／梁川 利明" w:date="2025-08-01T11:08:00Z" w16du:dateUtc="2025-08-01T02:08:00Z">
            <w:rPr>
              <w:highlight w:val="green"/>
            </w:rPr>
          </w:rPrChange>
        </w:rPr>
      </w:pPr>
      <w:r w:rsidRPr="007C32E5">
        <w:rPr>
          <w:rFonts w:hint="eastAsia"/>
          <w:rPrChange w:id="31" w:author="田口　智章／梁川 利明" w:date="2025-08-01T11:08:00Z" w16du:dateUtc="2025-08-01T02:08:00Z">
            <w:rPr>
              <w:rFonts w:hint="eastAsia"/>
              <w:highlight w:val="green"/>
            </w:rPr>
          </w:rPrChange>
        </w:rPr>
        <w:t>核使用命令は、マンハッタン計画の責任者だったレズリー・グローブス陸軍マンハッタン工兵管区司令官が起案し、</w:t>
      </w:r>
      <w:r w:rsidRPr="007C32E5">
        <w:rPr>
          <w:rPrChange w:id="32" w:author="田口　智章／梁川 利明" w:date="2025-08-01T11:08:00Z" w16du:dateUtc="2025-08-01T02:08:00Z">
            <w:rPr>
              <w:highlight w:val="green"/>
            </w:rPr>
          </w:rPrChange>
        </w:rPr>
        <w:t>7月25日にスティムソン陸軍長官とマーシャル陸軍参謀総長の承認を経て、トーマス・ハンディ陸軍参謀総長代理がカール・スパーツ陸軍戦略航空軍司令官に対し発令した。</w:t>
      </w:r>
    </w:p>
    <w:p w14:paraId="27F60AB3" w14:textId="77777777" w:rsidR="006C074C" w:rsidRPr="007C32E5" w:rsidRDefault="006C074C" w:rsidP="00F810DE">
      <w:pPr>
        <w:rPr>
          <w:rPrChange w:id="33" w:author="田口　智章／梁川 利明" w:date="2025-08-01T11:08:00Z" w16du:dateUtc="2025-08-01T02:08:00Z">
            <w:rPr>
              <w:highlight w:val="green"/>
            </w:rPr>
          </w:rPrChange>
        </w:rPr>
      </w:pPr>
    </w:p>
    <w:p w14:paraId="531AA116" w14:textId="77777777" w:rsidR="006C074C" w:rsidRDefault="00F810DE" w:rsidP="00F810DE">
      <w:r w:rsidRPr="007C32E5">
        <w:rPr>
          <w:rPrChange w:id="34" w:author="田口　智章／梁川 利明" w:date="2025-08-01T11:08:00Z" w16du:dateUtc="2025-08-01T02:08:00Z">
            <w:rPr>
              <w:highlight w:val="green"/>
            </w:rPr>
          </w:rPrChange>
        </w:rPr>
        <w:t>なお、核使用に関する大統領の命令文書は存在しておらず、軍の命令文書をトルーマンが事前に見たかどうかも明らかになっていない。核が完成するより以前に、使用可能になれば使用す</w:t>
      </w:r>
      <w:r w:rsidRPr="007C32E5">
        <w:rPr>
          <w:rFonts w:hint="eastAsia"/>
          <w:rPrChange w:id="35" w:author="田口　智章／梁川 利明" w:date="2025-08-01T11:08:00Z" w16du:dateUtc="2025-08-01T02:08:00Z">
            <w:rPr>
              <w:rFonts w:hint="eastAsia"/>
              <w:highlight w:val="green"/>
            </w:rPr>
          </w:rPrChange>
        </w:rPr>
        <w:t>ることをトルーマンが了承していたのは確かだが、具体的な使用命令については純粋な軍事作戦と見なして軍に委ねていた可能性がある。</w:t>
      </w:r>
    </w:p>
    <w:p w14:paraId="1F1A5EB4" w14:textId="77777777" w:rsidR="006C074C" w:rsidRDefault="006C074C" w:rsidP="00F810DE"/>
    <w:p w14:paraId="3C3DACE3" w14:textId="4E7DCF96" w:rsidR="00704E08" w:rsidRDefault="006C074C" w:rsidP="00F810DE">
      <w:r>
        <w:rPr>
          <w:rFonts w:hint="eastAsia"/>
        </w:rPr>
        <w:lastRenderedPageBreak/>
        <w:t>■</w:t>
      </w:r>
      <w:r w:rsidR="008028F2">
        <w:rPr>
          <w:rFonts w:hint="eastAsia"/>
        </w:rPr>
        <w:t>戦後日本と和解が難しくなることを恐れた</w:t>
      </w:r>
    </w:p>
    <w:p w14:paraId="5C3F6335" w14:textId="77777777" w:rsidR="006C074C" w:rsidRDefault="006C074C" w:rsidP="00F810DE"/>
    <w:p w14:paraId="0DFE0D5F" w14:textId="77777777" w:rsidR="000A4AFE" w:rsidRDefault="00F810DE" w:rsidP="00F810DE">
      <w:r>
        <w:t>7月26日、対日降伏勧告はポツダム宣言として発せられた。</w:t>
      </w:r>
    </w:p>
    <w:p w14:paraId="334FFA88" w14:textId="77777777" w:rsidR="000A4AFE" w:rsidRDefault="000A4AFE" w:rsidP="00F810DE"/>
    <w:p w14:paraId="3D3A1EBC" w14:textId="77777777" w:rsidR="000A4AFE" w:rsidRDefault="00F810DE" w:rsidP="00F810DE">
      <w:r>
        <w:t>正式には、「日本降伏条件定義の宣言」と言う。同宣言は「無条件降伏」という言葉を用い、「日本国に対し今次の戦争を終結するの機会を与うる」として、占領、武装解除、戦争犯罪人の処罰、植民地の放棄、民主主義的傾向の復活強化と自由・基本的人権尊重の確立などを要求した。</w:t>
      </w:r>
    </w:p>
    <w:p w14:paraId="6DD57EAD" w14:textId="77777777" w:rsidR="000A4AFE" w:rsidRDefault="000A4AFE" w:rsidP="00F810DE"/>
    <w:p w14:paraId="19BC65DB" w14:textId="77777777" w:rsidR="000A4AFE" w:rsidRDefault="00F810DE" w:rsidP="00F810DE">
      <w:r>
        <w:t>その一方で、ポツダム宣言は無条件降伏の対象を「全日本軍隊」に限定していた。</w:t>
      </w:r>
      <w:r>
        <w:rPr>
          <w:rFonts w:hint="eastAsia"/>
        </w:rPr>
        <w:t>また、「我等の条件は左の如し」としたうえで、この宣言が日本人の民族としての奴隷化や国民としての滅亡を意図するものではないこと、占領は連合国の目的が達成され日本国民の自由意思による平和的傾向を有する責任ある政府が樹立されるあいだにとどまることを示した。</w:t>
      </w:r>
    </w:p>
    <w:p w14:paraId="634D6361" w14:textId="77777777" w:rsidR="000A4AFE" w:rsidRDefault="000A4AFE" w:rsidP="00F810DE"/>
    <w:p w14:paraId="7DB0AA5D" w14:textId="77777777" w:rsidR="000A4AFE" w:rsidRDefault="00F810DE" w:rsidP="00F810DE">
      <w:r>
        <w:rPr>
          <w:rFonts w:hint="eastAsia"/>
        </w:rPr>
        <w:t>さらに、日本の軍隊は武装解除後に家庭に復帰し平和的・生産的な生活を営む機会が得られること、日本は経済を支え実物賠償の取り立てを可能にする産業の維持とその原料の入手を許され、将来的に世界貿易関係への参加を許されることを約束した。</w:t>
      </w:r>
    </w:p>
    <w:p w14:paraId="64402497" w14:textId="77777777" w:rsidR="000A4AFE" w:rsidRDefault="000A4AFE" w:rsidP="00F810DE"/>
    <w:p w14:paraId="31C50CDF" w14:textId="77777777" w:rsidR="00635C2D" w:rsidRPr="007C32E5" w:rsidRDefault="00F810DE" w:rsidP="00F810DE">
      <w:r w:rsidRPr="007C32E5">
        <w:rPr>
          <w:rFonts w:hint="eastAsia"/>
          <w:rPrChange w:id="36" w:author="田口　智章／梁川 利明" w:date="2025-08-01T11:08:00Z" w16du:dateUtc="2025-08-01T02:08:00Z">
            <w:rPr>
              <w:rFonts w:hint="eastAsia"/>
              <w:highlight w:val="yellow"/>
            </w:rPr>
          </w:rPrChange>
        </w:rPr>
        <w:t>だが日本は、ポツダム宣言をただちに受諾しなかった。そして同宣言発出から</w:t>
      </w:r>
      <w:r w:rsidRPr="007C32E5">
        <w:rPr>
          <w:rPrChange w:id="37" w:author="田口　智章／梁川 利明" w:date="2025-08-01T11:08:00Z" w16du:dateUtc="2025-08-01T02:08:00Z">
            <w:rPr>
              <w:highlight w:val="yellow"/>
            </w:rPr>
          </w:rPrChange>
        </w:rPr>
        <w:t>10日ほどのち広島に、次いでその3日後に長崎に、核が使用されることになった。</w:t>
      </w:r>
    </w:p>
    <w:p w14:paraId="571A45BC" w14:textId="77777777" w:rsidR="00635C2D" w:rsidRPr="007C32E5" w:rsidRDefault="00635C2D" w:rsidP="00F810DE"/>
    <w:p w14:paraId="53126F86" w14:textId="77777777" w:rsidR="00635C2D" w:rsidRDefault="00F810DE" w:rsidP="00F810DE">
      <w:r w:rsidRPr="007C32E5">
        <w:t>核による攻撃目標の候補地には、日本の主</w:t>
      </w:r>
      <w:r>
        <w:t>要都市のなかでまだ破壊されておらず、核爆発の威力が十分な効果を発揮できる場所がリストアップされた。じつは第一候補とされていたのはもともと広島ではなく、京都だった。</w:t>
      </w:r>
    </w:p>
    <w:p w14:paraId="024A00CD" w14:textId="77777777" w:rsidR="00635C2D" w:rsidRDefault="00635C2D" w:rsidP="00F810DE"/>
    <w:p w14:paraId="577AB767" w14:textId="1E74F9D8" w:rsidR="00635C2D" w:rsidRDefault="00F810DE" w:rsidP="00F810DE">
      <w:r>
        <w:t>だがスティムソンが、日本の文化の中心である京都を破壊すれば、戦後日本との和解が難しくなると反対し、目標リストから外された。そのため広島の優先順位が繰り上がり、続いて小倉</w:t>
      </w:r>
      <w:r w:rsidR="008F4028">
        <w:rPr>
          <w:rFonts w:hint="eastAsia"/>
        </w:rPr>
        <w:t>（こ</w:t>
      </w:r>
      <w:r>
        <w:t>くら</w:t>
      </w:r>
      <w:r w:rsidR="008F4028">
        <w:rPr>
          <w:rFonts w:hint="eastAsia"/>
        </w:rPr>
        <w:t>）</w:t>
      </w:r>
      <w:r>
        <w:t>（現・福岡県北九州市小倉北区</w:t>
      </w:r>
      <w:r>
        <w:rPr>
          <w:rFonts w:hint="eastAsia"/>
        </w:rPr>
        <w:t>・小倉南区）、長崎が候補とされた。</w:t>
      </w:r>
    </w:p>
    <w:p w14:paraId="79EF9AE7" w14:textId="77777777" w:rsidR="00635C2D" w:rsidRDefault="00635C2D" w:rsidP="00F810DE"/>
    <w:p w14:paraId="010F31B6" w14:textId="19DACCCD" w:rsidR="002D7092" w:rsidRDefault="00F810DE" w:rsidP="00F810DE">
      <w:pPr>
        <w:pBdr>
          <w:bottom w:val="single" w:sz="6" w:space="1" w:color="auto"/>
        </w:pBdr>
      </w:pPr>
      <w:r>
        <w:t>8月6日の広島への核使用後、次の攻撃目標は本来は小倉だったが、9日当日に小倉上空に到達した核爆撃機からの視界が偶然悪く、同機は目標を長崎に変更したのだった。</w:t>
      </w:r>
    </w:p>
    <w:p w14:paraId="45AD0F44" w14:textId="60ECB3EE" w:rsidR="005340E6" w:rsidRDefault="00443FA1" w:rsidP="00F810DE">
      <w:r w:rsidRPr="00443FA1">
        <w:rPr>
          <w:rFonts w:hint="eastAsia"/>
        </w:rPr>
        <w:t>千々和</w:t>
      </w:r>
      <w:r>
        <w:rPr>
          <w:rFonts w:hint="eastAsia"/>
        </w:rPr>
        <w:t xml:space="preserve"> </w:t>
      </w:r>
      <w:r w:rsidRPr="00443FA1">
        <w:rPr>
          <w:rFonts w:hint="eastAsia"/>
        </w:rPr>
        <w:t>泰明</w:t>
      </w:r>
      <w:r>
        <w:rPr>
          <w:rFonts w:hint="eastAsia"/>
        </w:rPr>
        <w:t>（</w:t>
      </w:r>
      <w:r w:rsidRPr="00443FA1">
        <w:rPr>
          <w:rFonts w:hint="eastAsia"/>
        </w:rPr>
        <w:t>ちぢわ・やすあき</w:t>
      </w:r>
      <w:r>
        <w:rPr>
          <w:rFonts w:hint="eastAsia"/>
        </w:rPr>
        <w:t>）</w:t>
      </w:r>
    </w:p>
    <w:p w14:paraId="6A24C57A" w14:textId="77777777" w:rsidR="004C3234" w:rsidRDefault="004C3234" w:rsidP="00F810DE">
      <w:r w:rsidRPr="004C3234">
        <w:rPr>
          <w:rFonts w:hint="eastAsia"/>
        </w:rPr>
        <w:t>防衛省防衛研究所国際紛争史研究室長</w:t>
      </w:r>
    </w:p>
    <w:p w14:paraId="10052C4C" w14:textId="77777777" w:rsidR="004C3234" w:rsidRDefault="004C3234" w:rsidP="00F810DE"/>
    <w:p w14:paraId="033905B2" w14:textId="5D32C8A5" w:rsidR="00EF43A5" w:rsidRDefault="00EF43A5" w:rsidP="00F810DE">
      <w:r w:rsidRPr="00EF43A5">
        <w:t>1978年生まれ、福岡県出身。広島大学法学部卒業。大阪大学大学院国際公共政策研究科博</w:t>
      </w:r>
      <w:r w:rsidRPr="00EF43A5">
        <w:lastRenderedPageBreak/>
        <w:t>士課程修了。博士（国際公共政策）。内閣官房副長官補（安全保障・危機管理担当）付主査、防衛研究所主任研究官などを経て、現職。専門は防衛政策史、戦争終結論。著書に『安全保障と防衛力の戦後史1971～2010』（千倉書房、猪木正道賞正賞）、『戦争はいかに終結したか』（中公新書、石橋湛山賞）、『世界の力関係がわかる本』（ちくまプリマー新書）</w:t>
      </w:r>
      <w:r w:rsidR="00464E59">
        <w:rPr>
          <w:rFonts w:hint="eastAsia"/>
        </w:rPr>
        <w:t>、『誰が日本を降伏させたか</w:t>
      </w:r>
      <w:del w:id="38" w:author="泰明 千々和" w:date="2025-07-25T16:44:00Z">
        <w:r w:rsidR="00464E59" w:rsidDel="00600B98">
          <w:delText xml:space="preserve"> 原爆投下、ソ連参戦、そして聖断</w:delText>
        </w:r>
      </w:del>
      <w:r w:rsidR="00464E59">
        <w:t>』（PHP新書）</w:t>
      </w:r>
      <w:r w:rsidR="00464E59">
        <w:rPr>
          <w:rFonts w:hint="eastAsia"/>
        </w:rPr>
        <w:t>などがある。</w:t>
      </w:r>
    </w:p>
    <w:sectPr w:rsidR="00EF43A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05150 中西史也" w:date="2025-07-24T18:02:00Z" w:initials="0中">
    <w:p w14:paraId="03F06CF8" w14:textId="384F7CF5" w:rsidR="00AD3508" w:rsidRDefault="00AD3508">
      <w:pPr>
        <w:pStyle w:val="af0"/>
      </w:pPr>
      <w:r>
        <w:rPr>
          <w:rStyle w:val="af"/>
        </w:rPr>
        <w:annotationRef/>
      </w:r>
      <w:r w:rsidRPr="00AD3508">
        <w:rPr>
          <w:rFonts w:hint="eastAsia"/>
        </w:rPr>
        <w:t>アイディア</w:t>
      </w:r>
      <w:r>
        <w:rPr>
          <w:rFonts w:hint="eastAsia"/>
        </w:rPr>
        <w:t xml:space="preserve">　で統一？</w:t>
      </w:r>
    </w:p>
  </w:comment>
  <w:comment w:id="16" w:author="泰明 千々和" w:date="2025-07-25T16:39:00Z" w:initials="泰千">
    <w:p w14:paraId="2BF37F71" w14:textId="77777777" w:rsidR="00600B98" w:rsidRDefault="00600B98" w:rsidP="00600B98">
      <w:pPr>
        <w:pStyle w:val="af0"/>
      </w:pPr>
      <w:r>
        <w:rPr>
          <w:rStyle w:val="af"/>
        </w:rPr>
        <w:annotationRef/>
      </w:r>
      <w:r>
        <w:t>OK</w:t>
      </w:r>
      <w:r>
        <w:t>です。</w:t>
      </w:r>
    </w:p>
  </w:comment>
  <w:comment w:id="19" w:author="05150 中西史也" w:date="2025-07-24T18:05:00Z" w:initials="0中">
    <w:p w14:paraId="0AA094CD" w14:textId="65944DC1" w:rsidR="005E2614" w:rsidRDefault="005E2614">
      <w:pPr>
        <w:pStyle w:val="af0"/>
      </w:pPr>
      <w:r>
        <w:rPr>
          <w:rStyle w:val="af"/>
        </w:rPr>
        <w:annotationRef/>
      </w:r>
      <w:r>
        <w:rPr>
          <w:rFonts w:hint="eastAsia"/>
        </w:rPr>
        <w:t>トル？</w:t>
      </w:r>
    </w:p>
  </w:comment>
  <w:comment w:id="20" w:author="泰明 千々和" w:date="2025-07-25T16:40:00Z" w:initials="泰千">
    <w:p w14:paraId="26ABD0F5" w14:textId="77777777" w:rsidR="00600B98" w:rsidRDefault="00600B98" w:rsidP="00600B98">
      <w:pPr>
        <w:pStyle w:val="af0"/>
      </w:pPr>
      <w:r>
        <w:rPr>
          <w:rStyle w:val="af"/>
        </w:rPr>
        <w:annotationRef/>
      </w:r>
      <w:r>
        <w:t>OK</w:t>
      </w:r>
      <w:r>
        <w:t>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F06CF8" w15:done="0"/>
  <w15:commentEx w15:paraId="2BF37F71" w15:paraIdParent="03F06CF8" w15:done="0"/>
  <w15:commentEx w15:paraId="0AA094CD" w15:done="0"/>
  <w15:commentEx w15:paraId="26ABD0F5" w15:paraIdParent="0AA094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C28B76" w16cex:dateUtc="2025-07-25T07:39:00Z"/>
  <w16cex:commentExtensible w16cex:durableId="17C79427" w16cex:dateUtc="2025-07-25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F06CF8" w16cid:durableId="2C2CF3B3"/>
  <w16cid:commentId w16cid:paraId="2BF37F71" w16cid:durableId="76C28B76"/>
  <w16cid:commentId w16cid:paraId="0AA094CD" w16cid:durableId="2C2CF44D"/>
  <w16cid:commentId w16cid:paraId="26ABD0F5" w16cid:durableId="17C794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E34AA" w14:textId="77777777" w:rsidR="008116FA" w:rsidRDefault="008116FA" w:rsidP="00383338">
      <w:r>
        <w:separator/>
      </w:r>
    </w:p>
  </w:endnote>
  <w:endnote w:type="continuationSeparator" w:id="0">
    <w:p w14:paraId="2C706BB3" w14:textId="77777777" w:rsidR="008116FA" w:rsidRDefault="008116FA" w:rsidP="00383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4111" w14:textId="77777777" w:rsidR="008116FA" w:rsidRDefault="008116FA" w:rsidP="00383338">
      <w:r>
        <w:separator/>
      </w:r>
    </w:p>
  </w:footnote>
  <w:footnote w:type="continuationSeparator" w:id="0">
    <w:p w14:paraId="07D925E1" w14:textId="77777777" w:rsidR="008116FA" w:rsidRDefault="008116FA" w:rsidP="0038333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05150 中西史也">
    <w15:presenceInfo w15:providerId="AD" w15:userId="S-1-5-21-1393024621-967341073-481485787-5647"/>
  </w15:person>
  <w15:person w15:author="泰明 千々和">
    <w15:presenceInfo w15:providerId="Windows Live" w15:userId="e4f9ac175bef60c2"/>
  </w15:person>
  <w15:person w15:author="田口　智章／梁川 利明">
    <w15:presenceInfo w15:providerId="None" w15:userId="田口　智章／梁川 利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92"/>
    <w:rsid w:val="000172DB"/>
    <w:rsid w:val="00041396"/>
    <w:rsid w:val="00044F61"/>
    <w:rsid w:val="00053931"/>
    <w:rsid w:val="00073467"/>
    <w:rsid w:val="00082CE3"/>
    <w:rsid w:val="00090DA5"/>
    <w:rsid w:val="000A4AFE"/>
    <w:rsid w:val="000D2CFC"/>
    <w:rsid w:val="000D313B"/>
    <w:rsid w:val="000E1E62"/>
    <w:rsid w:val="001012C0"/>
    <w:rsid w:val="00166A76"/>
    <w:rsid w:val="001A5DB4"/>
    <w:rsid w:val="001D1ADF"/>
    <w:rsid w:val="001D5018"/>
    <w:rsid w:val="001E5153"/>
    <w:rsid w:val="00245FF2"/>
    <w:rsid w:val="00257141"/>
    <w:rsid w:val="002763A7"/>
    <w:rsid w:val="002823EB"/>
    <w:rsid w:val="002D7092"/>
    <w:rsid w:val="002E6B90"/>
    <w:rsid w:val="00383338"/>
    <w:rsid w:val="003F25C4"/>
    <w:rsid w:val="0042054A"/>
    <w:rsid w:val="00443FA1"/>
    <w:rsid w:val="00464E59"/>
    <w:rsid w:val="0048796D"/>
    <w:rsid w:val="004A442C"/>
    <w:rsid w:val="004B45B7"/>
    <w:rsid w:val="004C3234"/>
    <w:rsid w:val="004D0B47"/>
    <w:rsid w:val="004D0EB9"/>
    <w:rsid w:val="005007E9"/>
    <w:rsid w:val="005340E6"/>
    <w:rsid w:val="00540488"/>
    <w:rsid w:val="00591526"/>
    <w:rsid w:val="005B7045"/>
    <w:rsid w:val="005C5C81"/>
    <w:rsid w:val="005E2614"/>
    <w:rsid w:val="00600146"/>
    <w:rsid w:val="00600B98"/>
    <w:rsid w:val="00635C2D"/>
    <w:rsid w:val="00644C2F"/>
    <w:rsid w:val="00671823"/>
    <w:rsid w:val="0069594F"/>
    <w:rsid w:val="006B2840"/>
    <w:rsid w:val="006C074C"/>
    <w:rsid w:val="006C5E72"/>
    <w:rsid w:val="006D15E3"/>
    <w:rsid w:val="006E247E"/>
    <w:rsid w:val="006E62E4"/>
    <w:rsid w:val="00704E08"/>
    <w:rsid w:val="00774FC7"/>
    <w:rsid w:val="00780E89"/>
    <w:rsid w:val="00783A9E"/>
    <w:rsid w:val="007B16D1"/>
    <w:rsid w:val="007C1E10"/>
    <w:rsid w:val="007C32E5"/>
    <w:rsid w:val="007D4E98"/>
    <w:rsid w:val="007E42CF"/>
    <w:rsid w:val="008028F2"/>
    <w:rsid w:val="008116FA"/>
    <w:rsid w:val="008A25C6"/>
    <w:rsid w:val="008A7B34"/>
    <w:rsid w:val="008E5CF7"/>
    <w:rsid w:val="008E6E8B"/>
    <w:rsid w:val="008F356A"/>
    <w:rsid w:val="008F4028"/>
    <w:rsid w:val="0090540D"/>
    <w:rsid w:val="0093042C"/>
    <w:rsid w:val="009546DE"/>
    <w:rsid w:val="009A004B"/>
    <w:rsid w:val="009C6355"/>
    <w:rsid w:val="00A01925"/>
    <w:rsid w:val="00A41F2E"/>
    <w:rsid w:val="00A640B8"/>
    <w:rsid w:val="00AD3508"/>
    <w:rsid w:val="00B82CA4"/>
    <w:rsid w:val="00BE356F"/>
    <w:rsid w:val="00BF6624"/>
    <w:rsid w:val="00CD5C2E"/>
    <w:rsid w:val="00CE08F2"/>
    <w:rsid w:val="00D11301"/>
    <w:rsid w:val="00D155C7"/>
    <w:rsid w:val="00D400D4"/>
    <w:rsid w:val="00D60E22"/>
    <w:rsid w:val="00D753D4"/>
    <w:rsid w:val="00E02FE3"/>
    <w:rsid w:val="00E143DA"/>
    <w:rsid w:val="00E72709"/>
    <w:rsid w:val="00E7373C"/>
    <w:rsid w:val="00E976AC"/>
    <w:rsid w:val="00EA2BB3"/>
    <w:rsid w:val="00EB5182"/>
    <w:rsid w:val="00EF24FC"/>
    <w:rsid w:val="00EF43A5"/>
    <w:rsid w:val="00EF43FD"/>
    <w:rsid w:val="00F1007E"/>
    <w:rsid w:val="00F441B1"/>
    <w:rsid w:val="00F70449"/>
    <w:rsid w:val="00F810DE"/>
    <w:rsid w:val="00F8277A"/>
    <w:rsid w:val="00FA5B99"/>
    <w:rsid w:val="00FC04ED"/>
    <w:rsid w:val="00FC1242"/>
    <w:rsid w:val="00FC548E"/>
    <w:rsid w:val="00FF4A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D54599"/>
  <w15:chartTrackingRefBased/>
  <w15:docId w15:val="{E36E273E-E3F5-41F1-AAA3-E5906B3F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70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D70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D709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D70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D70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D70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D70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D70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D70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D70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D70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D709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D70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D70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D70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D70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D70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D70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D70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D70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0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D70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092"/>
    <w:pPr>
      <w:spacing w:before="160" w:after="160"/>
      <w:jc w:val="center"/>
    </w:pPr>
    <w:rPr>
      <w:i/>
      <w:iCs/>
      <w:color w:val="404040" w:themeColor="text1" w:themeTint="BF"/>
    </w:rPr>
  </w:style>
  <w:style w:type="character" w:customStyle="1" w:styleId="a8">
    <w:name w:val="引用文 (文字)"/>
    <w:basedOn w:val="a0"/>
    <w:link w:val="a7"/>
    <w:uiPriority w:val="29"/>
    <w:rsid w:val="002D7092"/>
    <w:rPr>
      <w:i/>
      <w:iCs/>
      <w:color w:val="404040" w:themeColor="text1" w:themeTint="BF"/>
    </w:rPr>
  </w:style>
  <w:style w:type="paragraph" w:styleId="a9">
    <w:name w:val="List Paragraph"/>
    <w:basedOn w:val="a"/>
    <w:uiPriority w:val="34"/>
    <w:qFormat/>
    <w:rsid w:val="002D7092"/>
    <w:pPr>
      <w:ind w:left="720"/>
      <w:contextualSpacing/>
    </w:pPr>
  </w:style>
  <w:style w:type="character" w:styleId="21">
    <w:name w:val="Intense Emphasis"/>
    <w:basedOn w:val="a0"/>
    <w:uiPriority w:val="21"/>
    <w:qFormat/>
    <w:rsid w:val="002D7092"/>
    <w:rPr>
      <w:i/>
      <w:iCs/>
      <w:color w:val="0F4761" w:themeColor="accent1" w:themeShade="BF"/>
    </w:rPr>
  </w:style>
  <w:style w:type="paragraph" w:styleId="22">
    <w:name w:val="Intense Quote"/>
    <w:basedOn w:val="a"/>
    <w:next w:val="a"/>
    <w:link w:val="23"/>
    <w:uiPriority w:val="30"/>
    <w:qFormat/>
    <w:rsid w:val="002D7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D7092"/>
    <w:rPr>
      <w:i/>
      <w:iCs/>
      <w:color w:val="0F4761" w:themeColor="accent1" w:themeShade="BF"/>
    </w:rPr>
  </w:style>
  <w:style w:type="character" w:styleId="24">
    <w:name w:val="Intense Reference"/>
    <w:basedOn w:val="a0"/>
    <w:uiPriority w:val="32"/>
    <w:qFormat/>
    <w:rsid w:val="002D7092"/>
    <w:rPr>
      <w:b/>
      <w:bCs/>
      <w:smallCaps/>
      <w:color w:val="0F4761" w:themeColor="accent1" w:themeShade="BF"/>
      <w:spacing w:val="5"/>
    </w:rPr>
  </w:style>
  <w:style w:type="paragraph" w:styleId="aa">
    <w:name w:val="Revision"/>
    <w:hidden/>
    <w:uiPriority w:val="99"/>
    <w:semiHidden/>
    <w:rsid w:val="001A5DB4"/>
  </w:style>
  <w:style w:type="paragraph" w:styleId="ab">
    <w:name w:val="header"/>
    <w:basedOn w:val="a"/>
    <w:link w:val="ac"/>
    <w:uiPriority w:val="99"/>
    <w:unhideWhenUsed/>
    <w:rsid w:val="00383338"/>
    <w:pPr>
      <w:tabs>
        <w:tab w:val="center" w:pos="4252"/>
        <w:tab w:val="right" w:pos="8504"/>
      </w:tabs>
      <w:snapToGrid w:val="0"/>
    </w:pPr>
  </w:style>
  <w:style w:type="character" w:customStyle="1" w:styleId="ac">
    <w:name w:val="ヘッダー (文字)"/>
    <w:basedOn w:val="a0"/>
    <w:link w:val="ab"/>
    <w:uiPriority w:val="99"/>
    <w:rsid w:val="00383338"/>
  </w:style>
  <w:style w:type="paragraph" w:styleId="ad">
    <w:name w:val="footer"/>
    <w:basedOn w:val="a"/>
    <w:link w:val="ae"/>
    <w:uiPriority w:val="99"/>
    <w:unhideWhenUsed/>
    <w:rsid w:val="00383338"/>
    <w:pPr>
      <w:tabs>
        <w:tab w:val="center" w:pos="4252"/>
        <w:tab w:val="right" w:pos="8504"/>
      </w:tabs>
      <w:snapToGrid w:val="0"/>
    </w:pPr>
  </w:style>
  <w:style w:type="character" w:customStyle="1" w:styleId="ae">
    <w:name w:val="フッター (文字)"/>
    <w:basedOn w:val="a0"/>
    <w:link w:val="ad"/>
    <w:uiPriority w:val="99"/>
    <w:rsid w:val="00383338"/>
  </w:style>
  <w:style w:type="character" w:styleId="af">
    <w:name w:val="annotation reference"/>
    <w:basedOn w:val="a0"/>
    <w:uiPriority w:val="99"/>
    <w:semiHidden/>
    <w:unhideWhenUsed/>
    <w:rsid w:val="00AD3508"/>
    <w:rPr>
      <w:sz w:val="18"/>
      <w:szCs w:val="18"/>
    </w:rPr>
  </w:style>
  <w:style w:type="paragraph" w:styleId="af0">
    <w:name w:val="annotation text"/>
    <w:basedOn w:val="a"/>
    <w:link w:val="af1"/>
    <w:uiPriority w:val="99"/>
    <w:unhideWhenUsed/>
    <w:rsid w:val="00AD3508"/>
    <w:pPr>
      <w:jc w:val="left"/>
    </w:pPr>
  </w:style>
  <w:style w:type="character" w:customStyle="1" w:styleId="af1">
    <w:name w:val="コメント文字列 (文字)"/>
    <w:basedOn w:val="a0"/>
    <w:link w:val="af0"/>
    <w:uiPriority w:val="99"/>
    <w:rsid w:val="00AD3508"/>
  </w:style>
  <w:style w:type="paragraph" w:styleId="af2">
    <w:name w:val="annotation subject"/>
    <w:basedOn w:val="af0"/>
    <w:next w:val="af0"/>
    <w:link w:val="af3"/>
    <w:uiPriority w:val="99"/>
    <w:semiHidden/>
    <w:unhideWhenUsed/>
    <w:rsid w:val="00AD3508"/>
    <w:rPr>
      <w:b/>
      <w:bCs/>
    </w:rPr>
  </w:style>
  <w:style w:type="character" w:customStyle="1" w:styleId="af3">
    <w:name w:val="コメント内容 (文字)"/>
    <w:basedOn w:val="af1"/>
    <w:link w:val="af2"/>
    <w:uiPriority w:val="99"/>
    <w:semiHidden/>
    <w:rsid w:val="00AD3508"/>
    <w:rPr>
      <w:b/>
      <w:bCs/>
    </w:rPr>
  </w:style>
  <w:style w:type="paragraph" w:styleId="af4">
    <w:name w:val="Balloon Text"/>
    <w:basedOn w:val="a"/>
    <w:link w:val="af5"/>
    <w:uiPriority w:val="99"/>
    <w:semiHidden/>
    <w:unhideWhenUsed/>
    <w:rsid w:val="00AD3508"/>
    <w:rPr>
      <w:rFonts w:asciiTheme="majorHAnsi" w:eastAsiaTheme="majorEastAsia" w:hAnsiTheme="majorHAnsi" w:cstheme="majorBidi"/>
      <w:sz w:val="18"/>
      <w:szCs w:val="18"/>
    </w:rPr>
  </w:style>
  <w:style w:type="character" w:customStyle="1" w:styleId="af5">
    <w:name w:val="吹き出し (文字)"/>
    <w:basedOn w:val="a0"/>
    <w:link w:val="af4"/>
    <w:uiPriority w:val="99"/>
    <w:semiHidden/>
    <w:rsid w:val="00AD350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951</Words>
  <Characters>5425</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田口　智章／梁川 利明</cp:lastModifiedBy>
  <cp:revision>4</cp:revision>
  <dcterms:created xsi:type="dcterms:W3CDTF">2025-07-31T12:13:00Z</dcterms:created>
  <dcterms:modified xsi:type="dcterms:W3CDTF">2025-08-01T02:08:00Z</dcterms:modified>
</cp:coreProperties>
</file>